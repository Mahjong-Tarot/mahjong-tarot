
<file path=[Content_Types].xml><?xml version="1.0" encoding="utf-8"?>
<Types xmlns="http://schemas.openxmlformats.org/package/2006/content-types">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B23" w:rsidRPr="006D2B23" w:rsidRDefault="006D2B23" w:rsidP="006D2B23">
      <w:pPr>
        <w:pBdr>
          <w:bottom w:val="single" w:sz="6" w:space="1" w:color="auto"/>
        </w:pBdr>
        <w:spacing w:after="0" w:line="240" w:lineRule="auto"/>
        <w:jc w:val="center"/>
        <w:rPr>
          <w:rFonts w:ascii="Arial" w:eastAsia="Times New Roman" w:hAnsi="Arial" w:cs="Arial"/>
          <w:vanish/>
          <w:sz w:val="16"/>
          <w:szCs w:val="16"/>
        </w:rPr>
      </w:pPr>
      <w:r w:rsidRPr="006D2B23">
        <w:rPr>
          <w:rFonts w:ascii="Arial" w:eastAsia="Times New Roman" w:hAnsi="Arial" w:cs="Arial"/>
          <w:vanish/>
          <w:sz w:val="16"/>
          <w:szCs w:val="16"/>
        </w:rPr>
        <w:t>Top of Form</w:t>
      </w:r>
    </w:p>
    <w:p w:rsidR="006D2B23" w:rsidRPr="006D2B23" w:rsidRDefault="006D2B23" w:rsidP="006D2B23">
      <w:pPr>
        <w:shd w:val="clear" w:color="auto" w:fill="FFFFFF"/>
        <w:spacing w:after="0" w:line="240" w:lineRule="auto"/>
        <w:jc w:val="center"/>
        <w:rPr>
          <w:rFonts w:ascii="Times New Roman" w:eastAsia="Times New Roman" w:hAnsi="Times New Roman" w:cs="Times New Roman"/>
          <w:sz w:val="24"/>
          <w:szCs w:val="24"/>
        </w:rPr>
      </w:pPr>
      <w:commentRangeStart w:id="0"/>
      <w:r>
        <w:rPr>
          <w:rFonts w:ascii="Times New Roman" w:eastAsia="Times New Roman" w:hAnsi="Times New Roman" w:cs="Times New Roman"/>
          <w:noProof/>
          <w:sz w:val="24"/>
          <w:szCs w:val="24"/>
        </w:rPr>
        <w:drawing>
          <wp:inline distT="0" distB="0" distL="0" distR="0">
            <wp:extent cx="5715773" cy="1320056"/>
            <wp:effectExtent l="19050" t="0" r="0" b="0"/>
            <wp:docPr id="127" name="Picture 127" descr="http://www.onlinechineseastrology.com/three-blessings-report/images/ThreeBlessing-ba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onlinechineseastrology.com/three-blessings-report/images/ThreeBlessing-banner.gif"/>
                    <pic:cNvPicPr>
                      <a:picLocks noChangeAspect="1" noChangeArrowheads="1"/>
                    </pic:cNvPicPr>
                  </pic:nvPicPr>
                  <pic:blipFill>
                    <a:blip r:embed="rId4" cstate="print"/>
                    <a:srcRect/>
                    <a:stretch>
                      <a:fillRect/>
                    </a:stretch>
                  </pic:blipFill>
                  <pic:spPr bwMode="auto">
                    <a:xfrm>
                      <a:off x="0" y="0"/>
                      <a:ext cx="5730414" cy="1323437"/>
                    </a:xfrm>
                    <a:prstGeom prst="rect">
                      <a:avLst/>
                    </a:prstGeom>
                    <a:noFill/>
                    <a:ln w="9525">
                      <a:noFill/>
                      <a:miter lim="800000"/>
                      <a:headEnd/>
                      <a:tailEnd/>
                    </a:ln>
                  </pic:spPr>
                </pic:pic>
              </a:graphicData>
            </a:graphic>
          </wp:inline>
        </w:drawing>
      </w:r>
      <w:commentRangeEnd w:id="0"/>
      <w:r w:rsidR="00A617B3">
        <w:rPr>
          <w:rStyle w:val="CommentReference"/>
        </w:rPr>
        <w:commentReference w:id="0"/>
      </w:r>
    </w:p>
    <w:tbl>
      <w:tblPr>
        <w:tblW w:w="0" w:type="auto"/>
        <w:tblCellSpacing w:w="15" w:type="dxa"/>
        <w:tblCellMar>
          <w:top w:w="15" w:type="dxa"/>
          <w:left w:w="15" w:type="dxa"/>
          <w:bottom w:w="15" w:type="dxa"/>
          <w:right w:w="15" w:type="dxa"/>
        </w:tblCellMar>
        <w:tblLook w:val="04A0"/>
      </w:tblPr>
      <w:tblGrid>
        <w:gridCol w:w="495"/>
        <w:gridCol w:w="1836"/>
      </w:tblGrid>
      <w:tr w:rsidR="006D2B23" w:rsidRPr="006D2B23">
        <w:trPr>
          <w:tblCellSpacing w:w="15"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
                <w:szCs w:val="2"/>
                <w:bdr w:val="none" w:sz="0" w:space="0" w:color="auto" w:frame="1"/>
              </w:rPr>
              <w:drawing>
                <wp:inline distT="0" distB="0" distL="0" distR="0">
                  <wp:extent cx="238125" cy="266700"/>
                  <wp:effectExtent l="19050" t="0" r="9525" b="0"/>
                  <wp:docPr id="128" name="Picture 128" descr="http://www.onlinechineseastrology.com/three-blessings-report/images/pdf.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www.onlinechineseastrology.com/three-blessings-report/images/pdf.jpg">
                            <a:hlinkClick r:id="rId6"/>
                          </pic:cNvPr>
                          <pic:cNvPicPr>
                            <a:picLocks noChangeAspect="1" noChangeArrowheads="1"/>
                          </pic:cNvPicPr>
                        </pic:nvPicPr>
                        <pic:blipFill>
                          <a:blip r:embed="rId7" cstate="print"/>
                          <a:srcRect/>
                          <a:stretch>
                            <a:fillRect/>
                          </a:stretch>
                        </pic:blipFill>
                        <pic:spPr bwMode="auto">
                          <a:xfrm>
                            <a:off x="0" y="0"/>
                            <a:ext cx="238125" cy="266700"/>
                          </a:xfrm>
                          <a:prstGeom prst="rect">
                            <a:avLst/>
                          </a:prstGeom>
                          <a:noFill/>
                          <a:ln w="9525">
                            <a:noFill/>
                            <a:miter lim="800000"/>
                            <a:headEnd/>
                            <a:tailEnd/>
                          </a:ln>
                        </pic:spPr>
                      </pic:pic>
                    </a:graphicData>
                  </a:graphic>
                </wp:inline>
              </w:drawing>
            </w:r>
          </w:p>
        </w:tc>
        <w:tc>
          <w:tcPr>
            <w:tcW w:w="0" w:type="auto"/>
            <w:vAlign w:val="center"/>
          </w:tcPr>
          <w:p w:rsidR="006D2B23" w:rsidRPr="006D2B23" w:rsidRDefault="003731D2" w:rsidP="006D2B23">
            <w:pPr>
              <w:spacing w:after="0" w:line="240" w:lineRule="auto"/>
              <w:rPr>
                <w:rFonts w:ascii="Times New Roman" w:eastAsia="Times New Roman" w:hAnsi="Times New Roman" w:cs="Times New Roman"/>
                <w:sz w:val="24"/>
                <w:szCs w:val="24"/>
              </w:rPr>
            </w:pPr>
            <w:hyperlink r:id="rId8" w:history="1">
              <w:r w:rsidR="006D2B23" w:rsidRPr="006D2B23">
                <w:rPr>
                  <w:rFonts w:ascii="Times New Roman" w:eastAsia="Times New Roman" w:hAnsi="Times New Roman" w:cs="Times New Roman"/>
                  <w:color w:val="3A3A3A"/>
                  <w:sz w:val="24"/>
                  <w:szCs w:val="24"/>
                  <w:u w:val="single"/>
                </w:rPr>
                <w:t xml:space="preserve">Download as PDF </w:t>
              </w:r>
            </w:hyperlink>
          </w:p>
        </w:tc>
      </w:tr>
    </w:tbl>
    <w:p w:rsidR="006D2B23" w:rsidRPr="006D2B23" w:rsidRDefault="006D2B23" w:rsidP="006D2B23">
      <w:pPr>
        <w:shd w:val="clear" w:color="auto" w:fill="FFFFFF"/>
        <w:spacing w:after="0" w:line="240" w:lineRule="auto"/>
        <w:rPr>
          <w:rFonts w:ascii="Times New Roman" w:eastAsia="Times New Roman" w:hAnsi="Times New Roman" w:cs="Times New Roman"/>
          <w:b/>
          <w:bCs/>
          <w:color w:val="000000"/>
          <w:sz w:val="32"/>
          <w:szCs w:val="32"/>
        </w:rPr>
      </w:pPr>
      <w:r w:rsidRPr="006D2B23">
        <w:rPr>
          <w:rFonts w:ascii="Times New Roman" w:eastAsia="Times New Roman" w:hAnsi="Times New Roman" w:cs="Times New Roman"/>
          <w:b/>
          <w:bCs/>
          <w:color w:val="000000"/>
          <w:sz w:val="32"/>
          <w:szCs w:val="32"/>
          <w:highlight w:val="yellow"/>
        </w:rPr>
        <w:t>Three Blessing Reading for</w:t>
      </w:r>
      <w:r w:rsidRPr="006D2B23">
        <w:rPr>
          <w:rFonts w:ascii="Times New Roman" w:eastAsia="Times New Roman" w:hAnsi="Times New Roman" w:cs="Times New Roman"/>
          <w:b/>
          <w:bCs/>
          <w:color w:val="000000"/>
          <w:sz w:val="32"/>
          <w:szCs w:val="32"/>
        </w:rPr>
        <w:t xml:space="preserve"> david </w:t>
      </w:r>
    </w:p>
    <w:p w:rsidR="006D2B23" w:rsidRPr="006D2B23" w:rsidRDefault="003731D2" w:rsidP="006D2B23">
      <w:pPr>
        <w:shd w:val="clear" w:color="auto" w:fill="FFFFFF"/>
        <w:spacing w:after="0" w:line="240" w:lineRule="auto"/>
        <w:rPr>
          <w:rFonts w:ascii="Times New Roman" w:eastAsia="Times New Roman" w:hAnsi="Times New Roman" w:cs="Times New Roman"/>
          <w:sz w:val="24"/>
          <w:szCs w:val="24"/>
          <w:highlight w:val="yellow"/>
        </w:rPr>
      </w:pPr>
      <w:hyperlink r:id="rId9" w:tgtFrame="_blank" w:history="1">
        <w:r w:rsidR="006D2B23" w:rsidRPr="00110E91">
          <w:rPr>
            <w:rFonts w:ascii="Times New Roman" w:eastAsia="Times New Roman" w:hAnsi="Times New Roman" w:cs="Times New Roman"/>
            <w:color w:val="BAB073"/>
            <w:sz w:val="24"/>
            <w:szCs w:val="24"/>
            <w:highlight w:val="yellow"/>
            <w:u w:val="single"/>
          </w:rPr>
          <w:t xml:space="preserve">Report created by Bill Hajdu </w:t>
        </w:r>
      </w:hyperlink>
    </w:p>
    <w:p w:rsidR="006D2B23" w:rsidRPr="006D2B23" w:rsidRDefault="006D2B23" w:rsidP="006D2B23">
      <w:pPr>
        <w:shd w:val="clear" w:color="auto" w:fill="FFFFFF"/>
        <w:spacing w:after="15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i/>
          <w:iCs/>
          <w:sz w:val="24"/>
          <w:szCs w:val="24"/>
          <w:highlight w:val="yellow"/>
        </w:rPr>
        <w:t xml:space="preserve">Birth Date and </w:t>
      </w:r>
      <w:commentRangeStart w:id="1"/>
      <w:r w:rsidRPr="006D2B23">
        <w:rPr>
          <w:rFonts w:ascii="Times New Roman" w:eastAsia="Times New Roman" w:hAnsi="Times New Roman" w:cs="Times New Roman"/>
          <w:i/>
          <w:iCs/>
          <w:sz w:val="24"/>
          <w:szCs w:val="24"/>
          <w:highlight w:val="yellow"/>
        </w:rPr>
        <w:t>Time</w:t>
      </w:r>
      <w:commentRangeEnd w:id="1"/>
      <w:r w:rsidR="00A617B3">
        <w:rPr>
          <w:rStyle w:val="CommentReference"/>
        </w:rPr>
        <w:commentReference w:id="1"/>
      </w:r>
      <w:r w:rsidRPr="006D2B23">
        <w:rPr>
          <w:rFonts w:ascii="Times New Roman" w:eastAsia="Times New Roman" w:hAnsi="Times New Roman" w:cs="Times New Roman"/>
          <w:i/>
          <w:iCs/>
          <w:sz w:val="24"/>
          <w:szCs w:val="24"/>
          <w:highlight w:val="yellow"/>
        </w:rPr>
        <w:t>:</w:t>
      </w:r>
      <w:r w:rsidRPr="006D2B23">
        <w:rPr>
          <w:rFonts w:ascii="Times New Roman" w:eastAsia="Times New Roman" w:hAnsi="Times New Roman" w:cs="Times New Roman"/>
          <w:i/>
          <w:iCs/>
          <w:sz w:val="24"/>
          <w:szCs w:val="24"/>
        </w:rPr>
        <w:t> September 01, 1972</w:t>
      </w:r>
      <w:r w:rsidRPr="006D2B23">
        <w:rPr>
          <w:rFonts w:ascii="Times New Roman" w:eastAsia="Times New Roman" w:hAnsi="Times New Roman" w:cs="Times New Roman"/>
          <w:sz w:val="24"/>
          <w:szCs w:val="24"/>
        </w:rPr>
        <w:t xml:space="preserve">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Your Chinese Astrology Signs:</w:t>
      </w:r>
    </w:p>
    <w:tbl>
      <w:tblPr>
        <w:tblW w:w="0" w:type="auto"/>
        <w:tblCellSpacing w:w="37" w:type="dxa"/>
        <w:tblCellMar>
          <w:top w:w="75" w:type="dxa"/>
          <w:left w:w="75" w:type="dxa"/>
          <w:bottom w:w="75" w:type="dxa"/>
          <w:right w:w="75" w:type="dxa"/>
        </w:tblCellMar>
        <w:tblLook w:val="04A0"/>
      </w:tblPr>
      <w:tblGrid>
        <w:gridCol w:w="1011"/>
        <w:gridCol w:w="3111"/>
      </w:tblGrid>
      <w:tr w:rsidR="006D2B23" w:rsidRPr="006D2B23">
        <w:trPr>
          <w:tblCellSpacing w:w="37" w:type="dxa"/>
        </w:trPr>
        <w:tc>
          <w:tcPr>
            <w:tcW w:w="900" w:type="dxa"/>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Year:</w:t>
            </w:r>
            <w:r w:rsidRPr="006D2B23">
              <w:rPr>
                <w:rFonts w:ascii="Times New Roman" w:eastAsia="Times New Roman" w:hAnsi="Times New Roman" w:cs="Times New Roman"/>
                <w:sz w:val="24"/>
                <w:szCs w:val="24"/>
              </w:rPr>
              <w:t xml:space="preserve"> </w:t>
            </w:r>
          </w:p>
        </w:tc>
        <w:tc>
          <w:tcPr>
            <w:tcW w:w="3000" w:type="dxa"/>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Water Rat </w:t>
            </w:r>
          </w:p>
        </w:tc>
      </w:tr>
      <w:tr w:rsidR="006D2B23" w:rsidRPr="006D2B23">
        <w:trPr>
          <w:tblCellSpacing w:w="37"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Month:</w:t>
            </w:r>
            <w:r w:rsidRPr="006D2B23">
              <w:rPr>
                <w:rFonts w:ascii="Times New Roman" w:eastAsia="Times New Roman" w:hAnsi="Times New Roman" w:cs="Times New Roman"/>
                <w:sz w:val="24"/>
                <w:szCs w:val="24"/>
              </w:rPr>
              <w:t xml:space="preserve">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Earth </w:t>
            </w:r>
            <w:commentRangeStart w:id="2"/>
            <w:r w:rsidRPr="006D2B23">
              <w:rPr>
                <w:rFonts w:ascii="Times New Roman" w:eastAsia="Times New Roman" w:hAnsi="Times New Roman" w:cs="Times New Roman"/>
                <w:sz w:val="24"/>
                <w:szCs w:val="24"/>
              </w:rPr>
              <w:t>Monkey</w:t>
            </w:r>
            <w:commentRangeEnd w:id="2"/>
            <w:r w:rsidR="000771D2">
              <w:rPr>
                <w:rStyle w:val="CommentReference"/>
              </w:rPr>
              <w:commentReference w:id="2"/>
            </w:r>
            <w:r w:rsidRPr="006D2B23">
              <w:rPr>
                <w:rFonts w:ascii="Times New Roman" w:eastAsia="Times New Roman" w:hAnsi="Times New Roman" w:cs="Times New Roman"/>
                <w:sz w:val="24"/>
                <w:szCs w:val="24"/>
              </w:rPr>
              <w:t xml:space="preserve"> </w:t>
            </w:r>
          </w:p>
        </w:tc>
      </w:tr>
    </w:tbl>
    <w:p w:rsidR="00FF1314" w:rsidRDefault="00FF1314"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FF1314" w:rsidRPr="00FF1314" w:rsidRDefault="00FF1314" w:rsidP="00FF1314">
      <w:pPr>
        <w:shd w:val="clear" w:color="auto" w:fill="FFFFFF"/>
        <w:spacing w:after="0" w:line="240" w:lineRule="auto"/>
        <w:jc w:val="both"/>
        <w:rPr>
          <w:rFonts w:ascii="Times New Roman" w:eastAsia="Times New Roman" w:hAnsi="Times New Roman" w:cs="Times New Roman"/>
          <w:b/>
          <w:sz w:val="24"/>
          <w:szCs w:val="24"/>
        </w:rPr>
      </w:pPr>
      <w:r w:rsidRPr="00FF1314">
        <w:rPr>
          <w:rFonts w:ascii="Times New Roman" w:eastAsia="Times New Roman" w:hAnsi="Times New Roman" w:cs="Times New Roman"/>
          <w:b/>
          <w:sz w:val="24"/>
          <w:szCs w:val="24"/>
        </w:rPr>
        <w:t>Background</w:t>
      </w:r>
    </w:p>
    <w:p w:rsidR="00DE41CB" w:rsidRPr="00E90ADD" w:rsidRDefault="00DE41CB"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E90ADD" w:rsidP="006D2B23">
      <w:pPr>
        <w:shd w:val="clear" w:color="auto" w:fill="FFFFFF"/>
        <w:spacing w:after="0" w:line="240" w:lineRule="auto"/>
        <w:jc w:val="both"/>
        <w:rPr>
          <w:rFonts w:ascii="Times New Roman" w:eastAsia="Times New Roman" w:hAnsi="Times New Roman" w:cs="Times New Roman"/>
          <w:sz w:val="24"/>
          <w:szCs w:val="24"/>
        </w:rPr>
      </w:pPr>
      <w:r w:rsidRPr="00E90ADD">
        <w:rPr>
          <w:rFonts w:ascii="Times New Roman" w:eastAsia="Times New Roman" w:hAnsi="Times New Roman" w:cs="Times New Roman"/>
          <w:sz w:val="24"/>
          <w:szCs w:val="24"/>
        </w:rPr>
        <w:t>Luck</w:t>
      </w:r>
      <w:r>
        <w:rPr>
          <w:rFonts w:ascii="Times New Roman" w:eastAsia="Times New Roman" w:hAnsi="Times New Roman" w:cs="Times New Roman"/>
          <w:sz w:val="24"/>
          <w:szCs w:val="24"/>
        </w:rPr>
        <w:t>. Prosperity. Longevity. Yes, please!</w:t>
      </w:r>
      <w:r w:rsidR="00BE44D6">
        <w:rPr>
          <w:rFonts w:ascii="Times New Roman" w:eastAsia="Times New Roman" w:hAnsi="Times New Roman" w:cs="Times New Roman"/>
          <w:sz w:val="24"/>
          <w:szCs w:val="24"/>
        </w:rPr>
        <w:t xml:space="preserve"> I’ll take a whole bunch of each.</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Chinese say that these are the three Great Blessings in life – and we agree. In Vietnamese, the words are </w:t>
      </w:r>
      <w:del w:id="3" w:author="Bill" w:date="2014-01-09T22:37:00Z">
        <w:r w:rsidR="00D12BFC" w:rsidDel="007E537B">
          <w:rPr>
            <w:rFonts w:ascii="Times New Roman" w:eastAsia="Times New Roman" w:hAnsi="Times New Roman" w:cs="Times New Roman"/>
            <w:sz w:val="24"/>
            <w:szCs w:val="24"/>
          </w:rPr>
          <w:delText>Phuoc</w:delText>
        </w:r>
        <w:r w:rsidDel="007E537B">
          <w:rPr>
            <w:rFonts w:ascii="Times New Roman" w:eastAsia="Times New Roman" w:hAnsi="Times New Roman" w:cs="Times New Roman"/>
            <w:sz w:val="24"/>
            <w:szCs w:val="24"/>
          </w:rPr>
          <w:delText>, Loc, Th</w:delText>
        </w:r>
        <w:r w:rsidR="00D12BFC" w:rsidDel="007E537B">
          <w:rPr>
            <w:rFonts w:ascii="Times New Roman" w:eastAsia="Times New Roman" w:hAnsi="Times New Roman" w:cs="Times New Roman"/>
            <w:sz w:val="24"/>
            <w:szCs w:val="24"/>
          </w:rPr>
          <w:delText xml:space="preserve">o (often grouped together as </w:delText>
        </w:r>
      </w:del>
      <w:r w:rsidR="00D12BFC">
        <w:rPr>
          <w:rFonts w:ascii="Times New Roman" w:eastAsia="Times New Roman" w:hAnsi="Times New Roman" w:cs="Times New Roman"/>
          <w:sz w:val="24"/>
          <w:szCs w:val="24"/>
        </w:rPr>
        <w:t>Phuoc</w:t>
      </w:r>
      <w:r>
        <w:rPr>
          <w:rFonts w:ascii="Times New Roman" w:eastAsia="Times New Roman" w:hAnsi="Times New Roman" w:cs="Times New Roman"/>
          <w:sz w:val="24"/>
          <w:szCs w:val="24"/>
        </w:rPr>
        <w:t xml:space="preserve"> Loc Tho</w:t>
      </w:r>
      <w:del w:id="4" w:author="Bill" w:date="2014-01-09T22:37:00Z">
        <w:r w:rsidDel="007E537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sidR="00BE44D6">
        <w:rPr>
          <w:rFonts w:ascii="Times New Roman" w:eastAsia="Times New Roman" w:hAnsi="Times New Roman" w:cs="Times New Roman"/>
          <w:sz w:val="24"/>
          <w:szCs w:val="24"/>
        </w:rPr>
        <w:t>If you look closely, you’ll see signs of this all over the world. For example, a</w:t>
      </w:r>
      <w:r>
        <w:rPr>
          <w:rFonts w:ascii="Times New Roman" w:eastAsia="Times New Roman" w:hAnsi="Times New Roman" w:cs="Times New Roman"/>
          <w:sz w:val="24"/>
          <w:szCs w:val="24"/>
        </w:rPr>
        <w:t>t the entrance of the Asian Garden Mall in Little Saigon, Westminster, California, there are statues that represent these three blessings – and the locals even call the mall Ph</w:t>
      </w:r>
      <w:r w:rsidR="00D12BFC">
        <w:rPr>
          <w:rFonts w:ascii="Times New Roman" w:eastAsia="Times New Roman" w:hAnsi="Times New Roman" w:cs="Times New Roman"/>
          <w:sz w:val="24"/>
          <w:szCs w:val="24"/>
        </w:rPr>
        <w:t>uo</w:t>
      </w:r>
      <w:r>
        <w:rPr>
          <w:rFonts w:ascii="Times New Roman" w:eastAsia="Times New Roman" w:hAnsi="Times New Roman" w:cs="Times New Roman"/>
          <w:sz w:val="24"/>
          <w:szCs w:val="24"/>
        </w:rPr>
        <w:t>c Loc Tho.</w:t>
      </w:r>
      <w:r w:rsidR="00BE44D6">
        <w:rPr>
          <w:rFonts w:ascii="Times New Roman" w:eastAsia="Times New Roman" w:hAnsi="Times New Roman" w:cs="Times New Roman"/>
          <w:sz w:val="24"/>
          <w:szCs w:val="24"/>
        </w:rPr>
        <w:t xml:space="preserve"> </w:t>
      </w:r>
    </w:p>
    <w:p w:rsidR="00BE44D6" w:rsidDel="00926C6C" w:rsidRDefault="00BE44D6" w:rsidP="006D2B23">
      <w:pPr>
        <w:shd w:val="clear" w:color="auto" w:fill="FFFFFF"/>
        <w:spacing w:after="0" w:line="240" w:lineRule="auto"/>
        <w:jc w:val="both"/>
        <w:rPr>
          <w:del w:id="5" w:author="Bill" w:date="2014-01-09T22:38:00Z"/>
          <w:rFonts w:ascii="Times New Roman" w:eastAsia="Times New Roman" w:hAnsi="Times New Roman" w:cs="Times New Roman"/>
          <w:sz w:val="24"/>
          <w:szCs w:val="24"/>
        </w:rPr>
      </w:pPr>
    </w:p>
    <w:p w:rsidR="00E90ADD" w:rsidDel="00926C6C" w:rsidRDefault="00D12BFC" w:rsidP="006D2B23">
      <w:pPr>
        <w:shd w:val="clear" w:color="auto" w:fill="FFFFFF"/>
        <w:spacing w:after="0" w:line="240" w:lineRule="auto"/>
        <w:jc w:val="both"/>
        <w:rPr>
          <w:del w:id="6" w:author="Bill" w:date="2014-01-09T22:38:00Z"/>
          <w:rFonts w:ascii="Times New Roman" w:eastAsia="Times New Roman" w:hAnsi="Times New Roman" w:cs="Times New Roman"/>
          <w:sz w:val="24"/>
          <w:szCs w:val="24"/>
        </w:rPr>
      </w:pPr>
      <w:del w:id="7" w:author="Bill" w:date="2014-01-09T22:38:00Z">
        <w:r w:rsidDel="00926C6C">
          <w:rPr>
            <w:rFonts w:ascii="Times New Roman" w:eastAsia="Times New Roman" w:hAnsi="Times New Roman" w:cs="Times New Roman"/>
            <w:sz w:val="24"/>
            <w:szCs w:val="24"/>
          </w:rPr>
          <w:delText>Clearly, Phuo</w:delText>
        </w:r>
        <w:r w:rsidR="00BE44D6" w:rsidDel="00926C6C">
          <w:rPr>
            <w:rFonts w:ascii="Times New Roman" w:eastAsia="Times New Roman" w:hAnsi="Times New Roman" w:cs="Times New Roman"/>
            <w:sz w:val="24"/>
            <w:szCs w:val="24"/>
          </w:rPr>
          <w:delText xml:space="preserve">c Loc Tho is where it’s at. </w:delText>
        </w:r>
      </w:del>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Yep, Chinese culture is </w:t>
      </w:r>
      <w:ins w:id="8" w:author="Bill" w:date="2014-01-09T22:39:00Z">
        <w:r w:rsidR="00926C6C">
          <w:rPr>
            <w:rFonts w:ascii="Times New Roman" w:eastAsia="Times New Roman" w:hAnsi="Times New Roman" w:cs="Times New Roman"/>
            <w:sz w:val="24"/>
            <w:szCs w:val="24"/>
          </w:rPr>
          <w:t>into</w:t>
        </w:r>
      </w:ins>
      <w:del w:id="9" w:author="Bill" w:date="2014-01-09T22:39:00Z">
        <w:r w:rsidDel="00926C6C">
          <w:rPr>
            <w:rFonts w:ascii="Times New Roman" w:eastAsia="Times New Roman" w:hAnsi="Times New Roman" w:cs="Times New Roman"/>
            <w:sz w:val="24"/>
            <w:szCs w:val="24"/>
          </w:rPr>
          <w:delText>all about</w:delText>
        </w:r>
      </w:del>
      <w:r>
        <w:rPr>
          <w:rFonts w:ascii="Times New Roman" w:eastAsia="Times New Roman" w:hAnsi="Times New Roman" w:cs="Times New Roman"/>
          <w:sz w:val="24"/>
          <w:szCs w:val="24"/>
        </w:rPr>
        <w:t xml:space="preserve"> getting more of the good stuff. </w:t>
      </w:r>
      <w:ins w:id="10" w:author="Bill" w:date="2014-01-09T22:39:00Z">
        <w:r w:rsidR="00EF2D34">
          <w:rPr>
            <w:rFonts w:ascii="Times New Roman" w:eastAsia="Times New Roman" w:hAnsi="Times New Roman" w:cs="Times New Roman"/>
            <w:sz w:val="24"/>
            <w:szCs w:val="24"/>
          </w:rPr>
          <w:t>Many</w:t>
        </w:r>
      </w:ins>
      <w:del w:id="11" w:author="Bill" w:date="2014-01-09T22:39:00Z">
        <w:r w:rsidDel="00EF2D34">
          <w:rPr>
            <w:rFonts w:ascii="Times New Roman" w:eastAsia="Times New Roman" w:hAnsi="Times New Roman" w:cs="Times New Roman"/>
            <w:sz w:val="24"/>
            <w:szCs w:val="24"/>
          </w:rPr>
          <w:delText>Certain</w:delText>
        </w:r>
      </w:del>
      <w:r>
        <w:rPr>
          <w:rFonts w:ascii="Times New Roman" w:eastAsia="Times New Roman" w:hAnsi="Times New Roman" w:cs="Times New Roman"/>
          <w:sz w:val="24"/>
          <w:szCs w:val="24"/>
        </w:rPr>
        <w:t xml:space="preserve"> customs and traditions </w:t>
      </w:r>
      <w:del w:id="12" w:author="Bill" w:date="2014-01-09T22:40:00Z">
        <w:r w:rsidDel="00EF2D34">
          <w:rPr>
            <w:rFonts w:ascii="Times New Roman" w:eastAsia="Times New Roman" w:hAnsi="Times New Roman" w:cs="Times New Roman"/>
            <w:sz w:val="24"/>
            <w:szCs w:val="24"/>
          </w:rPr>
          <w:delText xml:space="preserve">that are </w:delText>
        </w:r>
      </w:del>
      <w:r>
        <w:rPr>
          <w:rFonts w:ascii="Times New Roman" w:eastAsia="Times New Roman" w:hAnsi="Times New Roman" w:cs="Times New Roman"/>
          <w:sz w:val="24"/>
          <w:szCs w:val="24"/>
        </w:rPr>
        <w:t xml:space="preserve">built into everyday life are there </w:t>
      </w:r>
      <w:ins w:id="13" w:author="Bill" w:date="2014-01-09T22:41:00Z">
        <w:r w:rsidR="00EF2D34">
          <w:rPr>
            <w:rFonts w:ascii="Times New Roman" w:eastAsia="Times New Roman" w:hAnsi="Times New Roman" w:cs="Times New Roman"/>
            <w:sz w:val="24"/>
            <w:szCs w:val="24"/>
          </w:rPr>
          <w:t>to</w:t>
        </w:r>
      </w:ins>
      <w:del w:id="14" w:author="Bill" w:date="2014-01-09T22:41:00Z">
        <w:r w:rsidDel="00EF2D34">
          <w:rPr>
            <w:rFonts w:ascii="Times New Roman" w:eastAsia="Times New Roman" w:hAnsi="Times New Roman" w:cs="Times New Roman"/>
            <w:sz w:val="24"/>
            <w:szCs w:val="24"/>
          </w:rPr>
          <w:delText>for the sole purpose of</w:delText>
        </w:r>
      </w:del>
      <w:r>
        <w:rPr>
          <w:rFonts w:ascii="Times New Roman" w:eastAsia="Times New Roman" w:hAnsi="Times New Roman" w:cs="Times New Roman"/>
          <w:sz w:val="24"/>
          <w:szCs w:val="24"/>
        </w:rPr>
        <w:t xml:space="preserve"> enhanc</w:t>
      </w:r>
      <w:ins w:id="15" w:author="Bill" w:date="2014-01-09T22:41:00Z">
        <w:r w:rsidR="00EF2D34">
          <w:rPr>
            <w:rFonts w:ascii="Times New Roman" w:eastAsia="Times New Roman" w:hAnsi="Times New Roman" w:cs="Times New Roman"/>
            <w:sz w:val="24"/>
            <w:szCs w:val="24"/>
          </w:rPr>
          <w:t>e</w:t>
        </w:r>
      </w:ins>
      <w:del w:id="16" w:author="Bill" w:date="2014-01-09T22:41:00Z">
        <w:r w:rsidDel="00EF2D34">
          <w:rPr>
            <w:rFonts w:ascii="Times New Roman" w:eastAsia="Times New Roman" w:hAnsi="Times New Roman" w:cs="Times New Roman"/>
            <w:sz w:val="24"/>
            <w:szCs w:val="24"/>
          </w:rPr>
          <w:delText>ing</w:delText>
        </w:r>
      </w:del>
      <w:r>
        <w:rPr>
          <w:rFonts w:ascii="Times New Roman" w:eastAsia="Times New Roman" w:hAnsi="Times New Roman" w:cs="Times New Roman"/>
          <w:sz w:val="24"/>
          <w:szCs w:val="24"/>
        </w:rPr>
        <w:t xml:space="preserve"> </w:t>
      </w:r>
      <w:ins w:id="17" w:author="Bill" w:date="2014-01-09T22:41:00Z">
        <w:r w:rsidR="00EF2D34">
          <w:rPr>
            <w:rFonts w:ascii="Times New Roman" w:eastAsia="Times New Roman" w:hAnsi="Times New Roman" w:cs="Times New Roman"/>
            <w:sz w:val="24"/>
            <w:szCs w:val="24"/>
          </w:rPr>
          <w:t>T</w:t>
        </w:r>
      </w:ins>
      <w:del w:id="18" w:author="Bill" w:date="2014-01-09T22:41:00Z">
        <w:r w:rsidDel="00EF2D34">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he </w:t>
      </w:r>
      <w:ins w:id="19" w:author="Bill" w:date="2014-01-09T22:41:00Z">
        <w:r w:rsidR="00EF2D34">
          <w:rPr>
            <w:rFonts w:ascii="Times New Roman" w:eastAsia="Times New Roman" w:hAnsi="Times New Roman" w:cs="Times New Roman"/>
            <w:sz w:val="24"/>
            <w:szCs w:val="24"/>
          </w:rPr>
          <w:t>T</w:t>
        </w:r>
      </w:ins>
      <w:del w:id="20" w:author="Bill" w:date="2014-01-09T22:41:00Z">
        <w:r w:rsidDel="00EF2D34">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hree </w:t>
      </w:r>
      <w:ins w:id="21" w:author="Bill" w:date="2014-01-09T22:41:00Z">
        <w:r w:rsidR="00EF2D34">
          <w:rPr>
            <w:rFonts w:ascii="Times New Roman" w:eastAsia="Times New Roman" w:hAnsi="Times New Roman" w:cs="Times New Roman"/>
            <w:sz w:val="24"/>
            <w:szCs w:val="24"/>
          </w:rPr>
          <w:t>B</w:t>
        </w:r>
      </w:ins>
      <w:ins w:id="22" w:author="Bill" w:date="2014-01-09T22:42:00Z">
        <w:r w:rsidR="00D86C1B">
          <w:rPr>
            <w:rFonts w:ascii="Times New Roman" w:eastAsia="Times New Roman" w:hAnsi="Times New Roman" w:cs="Times New Roman"/>
            <w:sz w:val="24"/>
            <w:szCs w:val="24"/>
          </w:rPr>
          <w:t>s</w:t>
        </w:r>
      </w:ins>
      <w:del w:id="23" w:author="Bill" w:date="2014-01-09T22:41:00Z">
        <w:r w:rsidDel="00EF2D34">
          <w:rPr>
            <w:rFonts w:ascii="Times New Roman" w:eastAsia="Times New Roman" w:hAnsi="Times New Roman" w:cs="Times New Roman"/>
            <w:sz w:val="24"/>
            <w:szCs w:val="24"/>
          </w:rPr>
          <w:delText>b</w:delText>
        </w:r>
      </w:del>
      <w:r>
        <w:rPr>
          <w:rFonts w:ascii="Times New Roman" w:eastAsia="Times New Roman" w:hAnsi="Times New Roman" w:cs="Times New Roman"/>
          <w:sz w:val="24"/>
          <w:szCs w:val="24"/>
        </w:rPr>
        <w:t xml:space="preserve">lessings. </w:t>
      </w: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hold on. </w:t>
      </w: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D86C1B" w:rsidP="006D2B23">
      <w:pPr>
        <w:shd w:val="clear" w:color="auto" w:fill="FFFFFF"/>
        <w:spacing w:after="0" w:line="240" w:lineRule="auto"/>
        <w:jc w:val="both"/>
        <w:rPr>
          <w:rFonts w:ascii="Times New Roman" w:eastAsia="Times New Roman" w:hAnsi="Times New Roman" w:cs="Times New Roman"/>
          <w:sz w:val="24"/>
          <w:szCs w:val="24"/>
        </w:rPr>
      </w:pPr>
      <w:ins w:id="24" w:author="Bill" w:date="2014-01-09T22:43:00Z">
        <w:r>
          <w:rPr>
            <w:rFonts w:ascii="Times New Roman" w:eastAsia="Times New Roman" w:hAnsi="Times New Roman" w:cs="Times New Roman"/>
            <w:sz w:val="24"/>
            <w:szCs w:val="24"/>
          </w:rPr>
          <w:t>Here’s how</w:t>
        </w:r>
      </w:ins>
      <w:del w:id="25" w:author="Bill" w:date="2014-01-09T22:42:00Z">
        <w:r w:rsidR="00E90ADD" w:rsidDel="00D86C1B">
          <w:rPr>
            <w:rFonts w:ascii="Times New Roman" w:eastAsia="Times New Roman" w:hAnsi="Times New Roman" w:cs="Times New Roman"/>
            <w:sz w:val="24"/>
            <w:szCs w:val="24"/>
          </w:rPr>
          <w:delText>In order to really “get it,” you need to und</w:delText>
        </w:r>
        <w:r w:rsidR="00D12BFC" w:rsidDel="00D86C1B">
          <w:rPr>
            <w:rFonts w:ascii="Times New Roman" w:eastAsia="Times New Roman" w:hAnsi="Times New Roman" w:cs="Times New Roman"/>
            <w:sz w:val="24"/>
            <w:szCs w:val="24"/>
          </w:rPr>
          <w:delText>erstand where</w:delText>
        </w:r>
      </w:del>
      <w:r w:rsidR="00D12BFC">
        <w:rPr>
          <w:rFonts w:ascii="Times New Roman" w:eastAsia="Times New Roman" w:hAnsi="Times New Roman" w:cs="Times New Roman"/>
          <w:sz w:val="24"/>
          <w:szCs w:val="24"/>
        </w:rPr>
        <w:t xml:space="preserve"> Chinese A</w:t>
      </w:r>
      <w:r w:rsidR="00052539">
        <w:rPr>
          <w:rFonts w:ascii="Times New Roman" w:eastAsia="Times New Roman" w:hAnsi="Times New Roman" w:cs="Times New Roman"/>
          <w:sz w:val="24"/>
          <w:szCs w:val="24"/>
        </w:rPr>
        <w:t>strology comes in.</w:t>
      </w:r>
      <w:r w:rsidR="00E90ADD">
        <w:rPr>
          <w:rFonts w:ascii="Times New Roman" w:eastAsia="Times New Roman" w:hAnsi="Times New Roman" w:cs="Times New Roman"/>
          <w:sz w:val="24"/>
          <w:szCs w:val="24"/>
        </w:rPr>
        <w:t xml:space="preserve"> As far back as anyone can remember, </w:t>
      </w:r>
      <w:del w:id="26" w:author="Bill" w:date="2014-01-09T22:43:00Z">
        <w:r w:rsidR="00E90ADD" w:rsidDel="00D86C1B">
          <w:rPr>
            <w:rFonts w:ascii="Times New Roman" w:eastAsia="Times New Roman" w:hAnsi="Times New Roman" w:cs="Times New Roman"/>
            <w:sz w:val="24"/>
            <w:szCs w:val="24"/>
          </w:rPr>
          <w:delText xml:space="preserve">the </w:delText>
        </w:r>
      </w:del>
      <w:r w:rsidR="00E90ADD">
        <w:rPr>
          <w:rFonts w:ascii="Times New Roman" w:eastAsia="Times New Roman" w:hAnsi="Times New Roman" w:cs="Times New Roman"/>
          <w:sz w:val="24"/>
          <w:szCs w:val="24"/>
        </w:rPr>
        <w:t>Chi</w:t>
      </w:r>
      <w:r w:rsidR="00BE44D6">
        <w:rPr>
          <w:rFonts w:ascii="Times New Roman" w:eastAsia="Times New Roman" w:hAnsi="Times New Roman" w:cs="Times New Roman"/>
          <w:sz w:val="24"/>
          <w:szCs w:val="24"/>
        </w:rPr>
        <w:t xml:space="preserve">nese have looked to the stars – and not just to admire their sparkle. </w:t>
      </w:r>
      <w:ins w:id="27" w:author="Bill" w:date="2014-01-09T22:46:00Z">
        <w:r>
          <w:rPr>
            <w:rFonts w:ascii="Times New Roman" w:eastAsia="Times New Roman" w:hAnsi="Times New Roman" w:cs="Times New Roman"/>
            <w:sz w:val="24"/>
            <w:szCs w:val="24"/>
          </w:rPr>
          <w:t>Whe</w:t>
        </w:r>
      </w:ins>
      <w:ins w:id="28" w:author="Bill" w:date="2014-01-09T22:47:00Z">
        <w:r>
          <w:rPr>
            <w:rFonts w:ascii="Times New Roman" w:eastAsia="Times New Roman" w:hAnsi="Times New Roman" w:cs="Times New Roman"/>
            <w:sz w:val="24"/>
            <w:szCs w:val="24"/>
          </w:rPr>
          <w:t>n</w:t>
        </w:r>
      </w:ins>
      <w:ins w:id="29" w:author="Bill" w:date="2014-01-09T22:46:00Z">
        <w:r>
          <w:rPr>
            <w:rFonts w:ascii="Times New Roman" w:eastAsia="Times New Roman" w:hAnsi="Times New Roman" w:cs="Times New Roman"/>
            <w:sz w:val="24"/>
            <w:szCs w:val="24"/>
          </w:rPr>
          <w:t xml:space="preserve"> to plant. </w:t>
        </w:r>
      </w:ins>
      <w:r w:rsidR="00BE44D6">
        <w:rPr>
          <w:rFonts w:ascii="Times New Roman" w:eastAsia="Times New Roman" w:hAnsi="Times New Roman" w:cs="Times New Roman"/>
          <w:sz w:val="24"/>
          <w:szCs w:val="24"/>
        </w:rPr>
        <w:t>Wedding</w:t>
      </w:r>
      <w:ins w:id="30" w:author="Bill" w:date="2014-01-09T22:46:00Z">
        <w:r>
          <w:rPr>
            <w:rFonts w:ascii="Times New Roman" w:eastAsia="Times New Roman" w:hAnsi="Times New Roman" w:cs="Times New Roman"/>
            <w:sz w:val="24"/>
            <w:szCs w:val="24"/>
          </w:rPr>
          <w:t xml:space="preserve"> dates</w:t>
        </w:r>
      </w:ins>
      <w:del w:id="31" w:author="Bill" w:date="2014-01-09T22:46:00Z">
        <w:r w:rsidR="00BE44D6" w:rsidDel="00D86C1B">
          <w:rPr>
            <w:rFonts w:ascii="Times New Roman" w:eastAsia="Times New Roman" w:hAnsi="Times New Roman" w:cs="Times New Roman"/>
            <w:sz w:val="24"/>
            <w:szCs w:val="24"/>
          </w:rPr>
          <w:delText>s</w:delText>
        </w:r>
      </w:del>
      <w:r w:rsidR="00BE44D6">
        <w:rPr>
          <w:rFonts w:ascii="Times New Roman" w:eastAsia="Times New Roman" w:hAnsi="Times New Roman" w:cs="Times New Roman"/>
          <w:sz w:val="24"/>
          <w:szCs w:val="24"/>
        </w:rPr>
        <w:t>. Pregnancies. Birthdays. Graduations. In</w:t>
      </w:r>
      <w:r w:rsidR="00D12BFC">
        <w:rPr>
          <w:rFonts w:ascii="Times New Roman" w:eastAsia="Times New Roman" w:hAnsi="Times New Roman" w:cs="Times New Roman"/>
          <w:sz w:val="24"/>
          <w:szCs w:val="24"/>
        </w:rPr>
        <w:t xml:space="preserve"> Chinese culture</w:t>
      </w:r>
      <w:r w:rsidR="00BE44D6">
        <w:rPr>
          <w:rFonts w:ascii="Times New Roman" w:eastAsia="Times New Roman" w:hAnsi="Times New Roman" w:cs="Times New Roman"/>
          <w:sz w:val="24"/>
          <w:szCs w:val="24"/>
        </w:rPr>
        <w:t xml:space="preserve"> pretty much any important date is picked with t</w:t>
      </w:r>
      <w:ins w:id="32" w:author="Bill" w:date="2014-01-09T22:47:00Z">
        <w:r>
          <w:rPr>
            <w:rFonts w:ascii="Times New Roman" w:eastAsia="Times New Roman" w:hAnsi="Times New Roman" w:cs="Times New Roman"/>
            <w:sz w:val="24"/>
            <w:szCs w:val="24"/>
          </w:rPr>
          <w:t xml:space="preserve">he help of Astrology. </w:t>
        </w:r>
      </w:ins>
      <w:del w:id="33" w:author="Bill" w:date="2014-01-09T22:47:00Z">
        <w:r w:rsidR="00BE44D6" w:rsidDel="00D86C1B">
          <w:rPr>
            <w:rFonts w:ascii="Times New Roman" w:eastAsia="Times New Roman" w:hAnsi="Times New Roman" w:cs="Times New Roman"/>
            <w:sz w:val="24"/>
            <w:szCs w:val="24"/>
          </w:rPr>
          <w:delText>he Three Blessings in mind</w:delText>
        </w:r>
      </w:del>
      <w:ins w:id="34" w:author="Bill" w:date="2014-01-09T22:51:00Z">
        <w:r>
          <w:rPr>
            <w:rFonts w:ascii="Times New Roman" w:eastAsia="Times New Roman" w:hAnsi="Times New Roman" w:cs="Times New Roman"/>
            <w:sz w:val="24"/>
            <w:szCs w:val="24"/>
          </w:rPr>
          <w:t>It’</w:t>
        </w:r>
        <w:r w:rsidR="00E747FE">
          <w:rPr>
            <w:rFonts w:ascii="Times New Roman" w:eastAsia="Times New Roman" w:hAnsi="Times New Roman" w:cs="Times New Roman"/>
            <w:sz w:val="24"/>
            <w:szCs w:val="24"/>
          </w:rPr>
          <w:t xml:space="preserve">s done by looking at </w:t>
        </w:r>
      </w:ins>
      <w:ins w:id="35" w:author="Bill" w:date="2014-01-09T23:00:00Z">
        <w:r w:rsidR="00E747FE">
          <w:rPr>
            <w:rFonts w:ascii="Times New Roman" w:eastAsia="Times New Roman" w:hAnsi="Times New Roman" w:cs="Times New Roman"/>
            <w:sz w:val="24"/>
            <w:szCs w:val="24"/>
          </w:rPr>
          <w:t>a person’s</w:t>
        </w:r>
      </w:ins>
      <w:ins w:id="36" w:author="Bill" w:date="2014-01-09T22:51:00Z">
        <w:r>
          <w:rPr>
            <w:rFonts w:ascii="Times New Roman" w:eastAsia="Times New Roman" w:hAnsi="Times New Roman" w:cs="Times New Roman"/>
            <w:sz w:val="24"/>
            <w:szCs w:val="24"/>
          </w:rPr>
          <w:t xml:space="preserve"> Four Pillars (birth date and time) as well as the ruling stars. </w:t>
        </w:r>
      </w:ins>
      <w:ins w:id="37" w:author="Bill" w:date="2014-01-09T23:00:00Z">
        <w:r w:rsidR="00E747FE">
          <w:rPr>
            <w:rFonts w:ascii="Times New Roman" w:eastAsia="Times New Roman" w:hAnsi="Times New Roman" w:cs="Times New Roman"/>
            <w:sz w:val="24"/>
            <w:szCs w:val="24"/>
          </w:rPr>
          <w:t>C</w:t>
        </w:r>
      </w:ins>
      <w:ins w:id="38" w:author="Bill" w:date="2014-01-09T22:52:00Z">
        <w:r w:rsidR="00E747FE">
          <w:rPr>
            <w:rFonts w:ascii="Times New Roman" w:eastAsia="Times New Roman" w:hAnsi="Times New Roman" w:cs="Times New Roman"/>
            <w:sz w:val="24"/>
            <w:szCs w:val="24"/>
          </w:rPr>
          <w:t>hart</w:t>
        </w:r>
      </w:ins>
      <w:ins w:id="39" w:author="Bill" w:date="2014-01-09T22:54:00Z">
        <w:r w:rsidR="00E747FE">
          <w:rPr>
            <w:rFonts w:ascii="Times New Roman" w:eastAsia="Times New Roman" w:hAnsi="Times New Roman" w:cs="Times New Roman"/>
            <w:sz w:val="24"/>
            <w:szCs w:val="24"/>
          </w:rPr>
          <w:t>s</w:t>
        </w:r>
      </w:ins>
      <w:ins w:id="40" w:author="Bill" w:date="2014-01-09T23:00:00Z">
        <w:r w:rsidR="00E747FE">
          <w:rPr>
            <w:rFonts w:ascii="Times New Roman" w:eastAsia="Times New Roman" w:hAnsi="Times New Roman" w:cs="Times New Roman"/>
            <w:sz w:val="24"/>
            <w:szCs w:val="24"/>
          </w:rPr>
          <w:t xml:space="preserve"> are made</w:t>
        </w:r>
      </w:ins>
      <w:ins w:id="41" w:author="Bill" w:date="2014-01-09T22:52:00Z">
        <w:r w:rsidR="00E747FE">
          <w:rPr>
            <w:rFonts w:ascii="Times New Roman" w:eastAsia="Times New Roman" w:hAnsi="Times New Roman" w:cs="Times New Roman"/>
            <w:sz w:val="24"/>
            <w:szCs w:val="24"/>
          </w:rPr>
          <w:t>.</w:t>
        </w:r>
      </w:ins>
      <w:ins w:id="42" w:author="Bill" w:date="2014-01-09T22:54:00Z">
        <w:r w:rsidR="00E747FE">
          <w:rPr>
            <w:rFonts w:ascii="Times New Roman" w:eastAsia="Times New Roman" w:hAnsi="Times New Roman" w:cs="Times New Roman"/>
            <w:sz w:val="24"/>
            <w:szCs w:val="24"/>
          </w:rPr>
          <w:t xml:space="preserve"> </w:t>
        </w:r>
      </w:ins>
      <w:del w:id="43" w:author="Bill" w:date="2014-01-09T22:55:00Z">
        <w:r w:rsidR="00BE44D6" w:rsidDel="00E747FE">
          <w:rPr>
            <w:rFonts w:ascii="Times New Roman" w:eastAsia="Times New Roman" w:hAnsi="Times New Roman" w:cs="Times New Roman"/>
            <w:sz w:val="24"/>
            <w:szCs w:val="24"/>
          </w:rPr>
          <w:delText>: let’s maximize that Luck,</w:delText>
        </w:r>
        <w:r w:rsidR="00D12BFC" w:rsidDel="00E747FE">
          <w:rPr>
            <w:rFonts w:ascii="Times New Roman" w:eastAsia="Times New Roman" w:hAnsi="Times New Roman" w:cs="Times New Roman"/>
            <w:sz w:val="24"/>
            <w:szCs w:val="24"/>
          </w:rPr>
          <w:delText xml:space="preserve"> Prosperity, and Longevity</w:delText>
        </w:r>
        <w:r w:rsidR="00BE44D6" w:rsidDel="00E747FE">
          <w:rPr>
            <w:rFonts w:ascii="Times New Roman" w:eastAsia="Times New Roman" w:hAnsi="Times New Roman" w:cs="Times New Roman"/>
            <w:sz w:val="24"/>
            <w:szCs w:val="24"/>
          </w:rPr>
          <w:delText>!</w:delText>
        </w:r>
      </w:del>
      <w:ins w:id="44" w:author="Bill" w:date="2014-01-09T22:55:00Z">
        <w:r w:rsidR="00E747FE">
          <w:rPr>
            <w:rFonts w:ascii="Times New Roman" w:eastAsia="Times New Roman" w:hAnsi="Times New Roman" w:cs="Times New Roman"/>
            <w:sz w:val="24"/>
            <w:szCs w:val="24"/>
          </w:rPr>
          <w:t>Studying them produces clues. These give a good idea as to how much of</w:t>
        </w:r>
      </w:ins>
      <w:ins w:id="45" w:author="Bill" w:date="2014-01-09T23:01:00Z">
        <w:r w:rsidR="00E747FE">
          <w:rPr>
            <w:rFonts w:ascii="Times New Roman" w:eastAsia="Times New Roman" w:hAnsi="Times New Roman" w:cs="Times New Roman"/>
            <w:sz w:val="24"/>
            <w:szCs w:val="24"/>
          </w:rPr>
          <w:t xml:space="preserve"> each of</w:t>
        </w:r>
      </w:ins>
      <w:ins w:id="46" w:author="Bill" w:date="2014-01-09T22:55:00Z">
        <w:r w:rsidR="00E747FE">
          <w:rPr>
            <w:rFonts w:ascii="Times New Roman" w:eastAsia="Times New Roman" w:hAnsi="Times New Roman" w:cs="Times New Roman"/>
            <w:sz w:val="24"/>
            <w:szCs w:val="24"/>
          </w:rPr>
          <w:t xml:space="preserve"> The Three Blessings they</w:t>
        </w:r>
      </w:ins>
      <w:ins w:id="47" w:author="Bill" w:date="2014-01-09T23:01:00Z">
        <w:r w:rsidR="00E747FE">
          <w:rPr>
            <w:rFonts w:ascii="Times New Roman" w:eastAsia="Times New Roman" w:hAnsi="Times New Roman" w:cs="Times New Roman"/>
            <w:sz w:val="24"/>
            <w:szCs w:val="24"/>
          </w:rPr>
          <w:t xml:space="preserve"> can expect.</w:t>
        </w:r>
      </w:ins>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Long ago, these techniques</w:t>
      </w:r>
      <w:r w:rsidR="00D12BFC">
        <w:rPr>
          <w:rFonts w:ascii="Times New Roman" w:eastAsia="Times New Roman" w:hAnsi="Times New Roman" w:cs="Times New Roman"/>
          <w:sz w:val="24"/>
          <w:szCs w:val="24"/>
        </w:rPr>
        <w:t xml:space="preserve"> were only available to the emperor</w:t>
      </w:r>
      <w:r>
        <w:rPr>
          <w:rFonts w:ascii="Times New Roman" w:eastAsia="Times New Roman" w:hAnsi="Times New Roman" w:cs="Times New Roman"/>
          <w:sz w:val="24"/>
          <w:szCs w:val="24"/>
        </w:rPr>
        <w:t>. But now anyone can use the</w:t>
      </w:r>
      <w:ins w:id="48" w:author="Bill" w:date="2014-01-09T23:02:00Z">
        <w:r w:rsidR="00EA14A9">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w:t>
      </w:r>
      <w:ins w:id="49" w:author="Bill" w:date="2014-01-09T23:02:00Z">
        <w:r w:rsidR="00EA14A9">
          <w:rPr>
            <w:rFonts w:ascii="Times New Roman" w:eastAsia="Times New Roman" w:hAnsi="Times New Roman" w:cs="Times New Roman"/>
            <w:sz w:val="24"/>
            <w:szCs w:val="24"/>
          </w:rPr>
          <w:t xml:space="preserve">to discover their share of the </w:t>
        </w:r>
      </w:ins>
      <w:r>
        <w:rPr>
          <w:rFonts w:ascii="Times New Roman" w:eastAsia="Times New Roman" w:hAnsi="Times New Roman" w:cs="Times New Roman"/>
          <w:sz w:val="24"/>
          <w:szCs w:val="24"/>
        </w:rPr>
        <w:t>Three Blessings</w:t>
      </w:r>
      <w:del w:id="50" w:author="Bill" w:date="2014-01-09T23:02:00Z">
        <w:r w:rsidDel="00EA14A9">
          <w:rPr>
            <w:rFonts w:ascii="Times New Roman" w:eastAsia="Times New Roman" w:hAnsi="Times New Roman" w:cs="Times New Roman"/>
            <w:sz w:val="24"/>
            <w:szCs w:val="24"/>
          </w:rPr>
          <w:delText xml:space="preserve"> to discover their fate</w:delText>
        </w:r>
      </w:del>
      <w:r>
        <w:rPr>
          <w:rFonts w:ascii="Times New Roman" w:eastAsia="Times New Roman" w:hAnsi="Times New Roman" w:cs="Times New Roman"/>
          <w:sz w:val="24"/>
          <w:szCs w:val="24"/>
        </w:rPr>
        <w:t xml:space="preserve">.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6D2B23" w:rsidRPr="00FF1314"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this reading, so can you. </w:t>
      </w:r>
      <w:r w:rsidRPr="00BE44D6">
        <w:rPr>
          <w:rFonts w:ascii="Times New Roman" w:eastAsia="Times New Roman" w:hAnsi="Times New Roman" w:cs="Times New Roman"/>
          <w:i/>
          <w:sz w:val="24"/>
          <w:szCs w:val="24"/>
        </w:rPr>
        <w:t>Now that’s a reason to celebrate.</w:t>
      </w:r>
    </w:p>
    <w:p w:rsidR="00BE44D6" w:rsidRPr="00FF1314"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FF1314">
        <w:rPr>
          <w:rFonts w:ascii="Times New Roman" w:eastAsia="Times New Roman" w:hAnsi="Times New Roman" w:cs="Times New Roman"/>
          <w:b/>
          <w:sz w:val="24"/>
          <w:szCs w:val="24"/>
        </w:rPr>
        <w:t>Your Three Blessings Reading</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0274EE"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what’s this reading all about? </w:t>
      </w:r>
    </w:p>
    <w:p w:rsidR="000274EE" w:rsidRDefault="000274EE"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383DDC" w:rsidP="006D2B23">
      <w:pPr>
        <w:shd w:val="clear" w:color="auto" w:fill="FFFFFF"/>
        <w:spacing w:after="0" w:line="240" w:lineRule="auto"/>
        <w:jc w:val="both"/>
        <w:rPr>
          <w:rFonts w:ascii="Times New Roman" w:eastAsia="Times New Roman" w:hAnsi="Times New Roman" w:cs="Times New Roman"/>
          <w:sz w:val="24"/>
          <w:szCs w:val="24"/>
        </w:rPr>
      </w:pPr>
      <w:ins w:id="51" w:author="Bill" w:date="2014-01-09T23:03:00Z">
        <w:r>
          <w:rPr>
            <w:rFonts w:ascii="Times New Roman" w:eastAsia="Times New Roman" w:hAnsi="Times New Roman" w:cs="Times New Roman"/>
            <w:sz w:val="24"/>
            <w:szCs w:val="24"/>
          </w:rPr>
          <w:t>To start with</w:t>
        </w:r>
      </w:ins>
      <w:del w:id="52" w:author="Bill" w:date="2014-01-09T23:03:00Z">
        <w:r w:rsidR="00BE44D6" w:rsidDel="00383DDC">
          <w:rPr>
            <w:rFonts w:ascii="Times New Roman" w:eastAsia="Times New Roman" w:hAnsi="Times New Roman" w:cs="Times New Roman"/>
            <w:sz w:val="24"/>
            <w:szCs w:val="24"/>
          </w:rPr>
          <w:delText>Well</w:delText>
        </w:r>
      </w:del>
      <w:r w:rsidR="00BE44D6">
        <w:rPr>
          <w:rFonts w:ascii="Times New Roman" w:eastAsia="Times New Roman" w:hAnsi="Times New Roman" w:cs="Times New Roman"/>
          <w:sz w:val="24"/>
          <w:szCs w:val="24"/>
        </w:rPr>
        <w:t xml:space="preserve">, it’s based on </w:t>
      </w:r>
      <w:del w:id="53" w:author="Bill" w:date="2014-01-09T23:03:00Z">
        <w:r w:rsidR="00BE44D6" w:rsidDel="00383DDC">
          <w:rPr>
            <w:rFonts w:ascii="Times New Roman" w:eastAsia="Times New Roman" w:hAnsi="Times New Roman" w:cs="Times New Roman"/>
            <w:sz w:val="24"/>
            <w:szCs w:val="24"/>
          </w:rPr>
          <w:delText xml:space="preserve">four things: </w:delText>
        </w:r>
      </w:del>
      <w:r w:rsidR="00BE44D6">
        <w:rPr>
          <w:rFonts w:ascii="Times New Roman" w:eastAsia="Times New Roman" w:hAnsi="Times New Roman" w:cs="Times New Roman"/>
          <w:sz w:val="24"/>
          <w:szCs w:val="24"/>
        </w:rPr>
        <w:t xml:space="preserve">your year, month, day, and hour of birth.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D93D2C" w:rsidRDefault="00BE44D6" w:rsidP="006D2B23">
      <w:pPr>
        <w:shd w:val="clear" w:color="auto" w:fill="FFFFFF"/>
        <w:spacing w:after="0" w:line="240" w:lineRule="auto"/>
        <w:jc w:val="both"/>
        <w:rPr>
          <w:ins w:id="54" w:author="Bill" w:date="2014-01-09T23:12:00Z"/>
          <w:rFonts w:ascii="Times New Roman" w:eastAsia="Times New Roman" w:hAnsi="Times New Roman" w:cs="Times New Roman"/>
          <w:sz w:val="24"/>
          <w:szCs w:val="24"/>
        </w:rPr>
      </w:pPr>
      <w:r>
        <w:rPr>
          <w:rFonts w:ascii="Times New Roman" w:eastAsia="Times New Roman" w:hAnsi="Times New Roman" w:cs="Times New Roman"/>
          <w:sz w:val="24"/>
          <w:szCs w:val="24"/>
        </w:rPr>
        <w:t>Since ancient times, the Chinese have believed</w:t>
      </w:r>
      <w:r w:rsidR="00D12BFC">
        <w:rPr>
          <w:rFonts w:ascii="Times New Roman" w:eastAsia="Times New Roman" w:hAnsi="Times New Roman" w:cs="Times New Roman"/>
          <w:sz w:val="24"/>
          <w:szCs w:val="24"/>
        </w:rPr>
        <w:t xml:space="preserve"> </w:t>
      </w:r>
      <w:r w:rsidR="00771A4E">
        <w:rPr>
          <w:rFonts w:ascii="Times New Roman" w:eastAsia="Times New Roman" w:hAnsi="Times New Roman" w:cs="Times New Roman"/>
          <w:sz w:val="24"/>
          <w:szCs w:val="24"/>
        </w:rPr>
        <w:t xml:space="preserve">some aspects of your fate are pretty much set when you’re born. </w:t>
      </w:r>
      <w:ins w:id="55" w:author="Bill" w:date="2014-01-09T23:07:00Z">
        <w:r w:rsidR="00DB41AF">
          <w:rPr>
            <w:rFonts w:ascii="Times New Roman" w:eastAsia="Times New Roman" w:hAnsi="Times New Roman" w:cs="Times New Roman"/>
            <w:sz w:val="24"/>
            <w:szCs w:val="24"/>
          </w:rPr>
          <w:t>Hmm.</w:t>
        </w:r>
      </w:ins>
      <w:del w:id="56" w:author="Bill" w:date="2014-01-09T23:07:00Z">
        <w:r w:rsidR="00771A4E" w:rsidDel="00DB41AF">
          <w:rPr>
            <w:rFonts w:ascii="Times New Roman" w:eastAsia="Times New Roman" w:hAnsi="Times New Roman" w:cs="Times New Roman"/>
            <w:sz w:val="24"/>
            <w:szCs w:val="24"/>
          </w:rPr>
          <w:delText>But don’t bum out j</w:delText>
        </w:r>
        <w:r w:rsidR="00D12BFC" w:rsidDel="00DB41AF">
          <w:rPr>
            <w:rFonts w:ascii="Times New Roman" w:eastAsia="Times New Roman" w:hAnsi="Times New Roman" w:cs="Times New Roman"/>
            <w:sz w:val="24"/>
            <w:szCs w:val="24"/>
          </w:rPr>
          <w:delText>ust yet</w:delText>
        </w:r>
      </w:del>
      <w:r w:rsidR="00D12BFC">
        <w:rPr>
          <w:rFonts w:ascii="Times New Roman" w:eastAsia="Times New Roman" w:hAnsi="Times New Roman" w:cs="Times New Roman"/>
          <w:sz w:val="24"/>
          <w:szCs w:val="24"/>
        </w:rPr>
        <w:t xml:space="preserve">. They also believe </w:t>
      </w:r>
      <w:ins w:id="57" w:author="Bill" w:date="2014-01-09T23:07:00Z">
        <w:r w:rsidR="00DB41AF">
          <w:rPr>
            <w:rFonts w:ascii="Times New Roman" w:eastAsia="Times New Roman" w:hAnsi="Times New Roman" w:cs="Times New Roman"/>
            <w:sz w:val="24"/>
            <w:szCs w:val="24"/>
          </w:rPr>
          <w:t>you can change your</w:t>
        </w:r>
      </w:ins>
      <w:del w:id="58" w:author="Bill" w:date="2014-01-09T23:07:00Z">
        <w:r w:rsidR="00771A4E" w:rsidDel="00DB41AF">
          <w:rPr>
            <w:rFonts w:ascii="Times New Roman" w:eastAsia="Times New Roman" w:hAnsi="Times New Roman" w:cs="Times New Roman"/>
            <w:sz w:val="24"/>
            <w:szCs w:val="24"/>
          </w:rPr>
          <w:delText>part of</w:delText>
        </w:r>
      </w:del>
      <w:r w:rsidR="00771A4E">
        <w:rPr>
          <w:rFonts w:ascii="Times New Roman" w:eastAsia="Times New Roman" w:hAnsi="Times New Roman" w:cs="Times New Roman"/>
          <w:sz w:val="24"/>
          <w:szCs w:val="24"/>
        </w:rPr>
        <w:t xml:space="preserve"> fate </w:t>
      </w:r>
      <w:ins w:id="59" w:author="Bill" w:date="2014-01-09T23:08:00Z">
        <w:r w:rsidR="00DB41AF">
          <w:rPr>
            <w:rFonts w:ascii="Times New Roman" w:eastAsia="Times New Roman" w:hAnsi="Times New Roman" w:cs="Times New Roman"/>
            <w:sz w:val="24"/>
            <w:szCs w:val="24"/>
          </w:rPr>
          <w:t>depending on</w:t>
        </w:r>
      </w:ins>
      <w:del w:id="60" w:author="Bill" w:date="2014-01-09T23:08:00Z">
        <w:r w:rsidR="00771A4E" w:rsidDel="00DB41AF">
          <w:rPr>
            <w:rFonts w:ascii="Times New Roman" w:eastAsia="Times New Roman" w:hAnsi="Times New Roman" w:cs="Times New Roman"/>
            <w:sz w:val="24"/>
            <w:szCs w:val="24"/>
          </w:rPr>
          <w:delText>is determined</w:delText>
        </w:r>
      </w:del>
      <w:r w:rsidR="00771A4E">
        <w:rPr>
          <w:rFonts w:ascii="Times New Roman" w:eastAsia="Times New Roman" w:hAnsi="Times New Roman" w:cs="Times New Roman"/>
          <w:sz w:val="24"/>
          <w:szCs w:val="24"/>
        </w:rPr>
        <w:t xml:space="preserve"> </w:t>
      </w:r>
      <w:del w:id="61" w:author="Bill" w:date="2014-01-09T23:08:00Z">
        <w:r w:rsidR="0081382B" w:rsidDel="00DB41AF">
          <w:rPr>
            <w:rFonts w:ascii="Times New Roman" w:eastAsia="Times New Roman" w:hAnsi="Times New Roman" w:cs="Times New Roman"/>
            <w:sz w:val="24"/>
            <w:szCs w:val="24"/>
          </w:rPr>
          <w:delText>by</w:delText>
        </w:r>
        <w:r w:rsidR="00771A4E" w:rsidDel="00DB41AF">
          <w:rPr>
            <w:rFonts w:ascii="Times New Roman" w:eastAsia="Times New Roman" w:hAnsi="Times New Roman" w:cs="Times New Roman"/>
            <w:sz w:val="24"/>
            <w:szCs w:val="24"/>
          </w:rPr>
          <w:delText xml:space="preserve"> </w:delText>
        </w:r>
      </w:del>
      <w:r w:rsidR="00771A4E">
        <w:rPr>
          <w:rFonts w:ascii="Times New Roman" w:eastAsia="Times New Roman" w:hAnsi="Times New Roman" w:cs="Times New Roman"/>
          <w:sz w:val="24"/>
          <w:szCs w:val="24"/>
        </w:rPr>
        <w:t>what you do with your circumstances. Y</w:t>
      </w:r>
      <w:ins w:id="62" w:author="Bill" w:date="2014-01-09T23:09:00Z">
        <w:r w:rsidR="00DB41AF">
          <w:rPr>
            <w:rFonts w:ascii="Times New Roman" w:eastAsia="Times New Roman" w:hAnsi="Times New Roman" w:cs="Times New Roman"/>
            <w:sz w:val="24"/>
            <w:szCs w:val="24"/>
          </w:rPr>
          <w:t>es,</w:t>
        </w:r>
      </w:ins>
      <w:del w:id="63" w:author="Bill" w:date="2014-01-09T23:09:00Z">
        <w:r w:rsidR="00771A4E" w:rsidDel="00DB41AF">
          <w:rPr>
            <w:rFonts w:ascii="Times New Roman" w:eastAsia="Times New Roman" w:hAnsi="Times New Roman" w:cs="Times New Roman"/>
            <w:sz w:val="24"/>
            <w:szCs w:val="24"/>
          </w:rPr>
          <w:delText>ou know, h</w:delText>
        </w:r>
      </w:del>
      <w:del w:id="64" w:author="Bill" w:date="2014-01-09T23:08:00Z">
        <w:r w:rsidR="00771A4E" w:rsidDel="00DB41AF">
          <w:rPr>
            <w:rFonts w:ascii="Times New Roman" w:eastAsia="Times New Roman" w:hAnsi="Times New Roman" w:cs="Times New Roman"/>
            <w:sz w:val="24"/>
            <w:szCs w:val="24"/>
          </w:rPr>
          <w:delText>ow</w:delText>
        </w:r>
      </w:del>
      <w:r w:rsidR="00771A4E">
        <w:rPr>
          <w:rFonts w:ascii="Times New Roman" w:eastAsia="Times New Roman" w:hAnsi="Times New Roman" w:cs="Times New Roman"/>
          <w:sz w:val="24"/>
          <w:szCs w:val="24"/>
        </w:rPr>
        <w:t xml:space="preserve"> you</w:t>
      </w:r>
      <w:ins w:id="65" w:author="Bill" w:date="2014-01-09T23:09:00Z">
        <w:r w:rsidR="00DB41AF">
          <w:rPr>
            <w:rFonts w:ascii="Times New Roman" w:eastAsia="Times New Roman" w:hAnsi="Times New Roman" w:cs="Times New Roman"/>
            <w:sz w:val="24"/>
            <w:szCs w:val="24"/>
          </w:rPr>
          <w:t xml:space="preserve"> have to</w:t>
        </w:r>
      </w:ins>
      <w:r w:rsidR="00771A4E">
        <w:rPr>
          <w:rFonts w:ascii="Times New Roman" w:eastAsia="Times New Roman" w:hAnsi="Times New Roman" w:cs="Times New Roman"/>
          <w:sz w:val="24"/>
          <w:szCs w:val="24"/>
        </w:rPr>
        <w:t xml:space="preserve"> play the hand you’re given. </w:t>
      </w:r>
      <w:ins w:id="66" w:author="Bill" w:date="2014-01-09T23:09:00Z">
        <w:r w:rsidR="00DB41AF">
          <w:rPr>
            <w:rFonts w:ascii="Times New Roman" w:eastAsia="Times New Roman" w:hAnsi="Times New Roman" w:cs="Times New Roman"/>
            <w:sz w:val="24"/>
            <w:szCs w:val="24"/>
          </w:rPr>
          <w:t>But, how you play it makes a big difference.</w:t>
        </w:r>
      </w:ins>
      <w:del w:id="67" w:author="Bill" w:date="2014-01-09T23:09:00Z">
        <w:r w:rsidR="00771A4E" w:rsidDel="00DB41AF">
          <w:rPr>
            <w:rFonts w:ascii="Times New Roman" w:eastAsia="Times New Roman" w:hAnsi="Times New Roman" w:cs="Times New Roman"/>
            <w:sz w:val="24"/>
            <w:szCs w:val="24"/>
          </w:rPr>
          <w:delText>That kind of thing</w:delText>
        </w:r>
      </w:del>
      <w:r w:rsidR="00771A4E">
        <w:rPr>
          <w:rFonts w:ascii="Times New Roman" w:eastAsia="Times New Roman" w:hAnsi="Times New Roman" w:cs="Times New Roman"/>
          <w:sz w:val="24"/>
          <w:szCs w:val="24"/>
        </w:rPr>
        <w:t>.</w:t>
      </w:r>
    </w:p>
    <w:p w:rsidR="00D93D2C" w:rsidRDefault="00D93D2C" w:rsidP="006D2B23">
      <w:pPr>
        <w:shd w:val="clear" w:color="auto" w:fill="FFFFFF"/>
        <w:spacing w:after="0" w:line="240" w:lineRule="auto"/>
        <w:jc w:val="both"/>
        <w:rPr>
          <w:ins w:id="68" w:author="Bill" w:date="2014-01-09T23:12:00Z"/>
          <w:rFonts w:ascii="Times New Roman" w:eastAsia="Times New Roman" w:hAnsi="Times New Roman" w:cs="Times New Roman"/>
          <w:sz w:val="24"/>
          <w:szCs w:val="24"/>
        </w:rPr>
      </w:pPr>
    </w:p>
    <w:p w:rsidR="000274EE" w:rsidDel="00D93D2C" w:rsidRDefault="00D93D2C" w:rsidP="006D2B23">
      <w:pPr>
        <w:shd w:val="clear" w:color="auto" w:fill="FFFFFF"/>
        <w:spacing w:after="0" w:line="240" w:lineRule="auto"/>
        <w:jc w:val="both"/>
        <w:rPr>
          <w:del w:id="69" w:author="Bill" w:date="2014-01-09T23:12:00Z"/>
          <w:rFonts w:ascii="Times New Roman" w:eastAsia="Times New Roman" w:hAnsi="Times New Roman" w:cs="Times New Roman"/>
          <w:sz w:val="24"/>
          <w:szCs w:val="24"/>
        </w:rPr>
      </w:pPr>
      <w:ins w:id="70" w:author="Bill" w:date="2014-01-09T23:12:00Z">
        <w:r>
          <w:rPr>
            <w:rFonts w:ascii="Times New Roman" w:eastAsia="Times New Roman" w:hAnsi="Times New Roman" w:cs="Times New Roman"/>
            <w:sz w:val="24"/>
            <w:szCs w:val="24"/>
          </w:rPr>
          <w:t>You might be surprised to know… Back in the day I coached little league football. My team went undefeated and became champions. My winning formula was simple. Motivate the star players to make plays that won games, and help the worst players improve their skills so they would</w:t>
        </w:r>
      </w:ins>
      <w:ins w:id="71" w:author="Bill" w:date="2014-01-09T23:14:00Z">
        <w:r>
          <w:rPr>
            <w:rFonts w:ascii="Times New Roman" w:eastAsia="Times New Roman" w:hAnsi="Times New Roman" w:cs="Times New Roman"/>
            <w:sz w:val="24"/>
            <w:szCs w:val="24"/>
          </w:rPr>
          <w:t>n’t lose games. See where I’m going with this? Take advantage of the Luck The Three Blessings give you. All the way. And where they didn</w:t>
        </w:r>
      </w:ins>
      <w:ins w:id="72" w:author="Bill" w:date="2014-01-09T23:15:00Z">
        <w:r>
          <w:rPr>
            <w:rFonts w:ascii="Times New Roman" w:eastAsia="Times New Roman" w:hAnsi="Times New Roman" w:cs="Times New Roman"/>
            <w:sz w:val="24"/>
            <w:szCs w:val="24"/>
          </w:rPr>
          <w:t>’t favor you so much</w:t>
        </w:r>
      </w:ins>
      <w:ins w:id="73" w:author="Bill" w:date="2014-01-09T23:16:00Z">
        <w:r>
          <w:rPr>
            <w:rFonts w:ascii="Times New Roman" w:eastAsia="Times New Roman" w:hAnsi="Times New Roman" w:cs="Times New Roman"/>
            <w:sz w:val="24"/>
            <w:szCs w:val="24"/>
          </w:rPr>
          <w:t>… Those are the areas you want to think about how you can improve your Luck.</w:t>
        </w:r>
      </w:ins>
      <w:del w:id="74" w:author="Bill" w:date="2014-01-09T23:12:00Z">
        <w:r w:rsidR="00771A4E" w:rsidDel="00D93D2C">
          <w:rPr>
            <w:rFonts w:ascii="Times New Roman" w:eastAsia="Times New Roman" w:hAnsi="Times New Roman" w:cs="Times New Roman"/>
            <w:sz w:val="24"/>
            <w:szCs w:val="24"/>
          </w:rPr>
          <w:delText xml:space="preserve"> </w:delText>
        </w:r>
      </w:del>
    </w:p>
    <w:p w:rsidR="000274EE" w:rsidDel="00D93D2C" w:rsidRDefault="000274EE" w:rsidP="006D2B23">
      <w:pPr>
        <w:shd w:val="clear" w:color="auto" w:fill="FFFFFF"/>
        <w:spacing w:after="0" w:line="240" w:lineRule="auto"/>
        <w:jc w:val="both"/>
        <w:rPr>
          <w:del w:id="75" w:author="Bill" w:date="2014-01-09T23:12:00Z"/>
          <w:rFonts w:ascii="Times New Roman" w:eastAsia="Times New Roman" w:hAnsi="Times New Roman" w:cs="Times New Roman"/>
          <w:sz w:val="24"/>
          <w:szCs w:val="24"/>
        </w:rPr>
      </w:pPr>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bookmarkStart w:id="76" w:name="_GoBack"/>
      <w:bookmarkEnd w:id="76"/>
      <w:r>
        <w:rPr>
          <w:rFonts w:ascii="Times New Roman" w:eastAsia="Times New Roman" w:hAnsi="Times New Roman" w:cs="Times New Roman"/>
          <w:sz w:val="24"/>
          <w:szCs w:val="24"/>
        </w:rPr>
        <w:t xml:space="preserve">For example, </w:t>
      </w:r>
      <w:ins w:id="77" w:author="Bill" w:date="2014-01-09T23:18:00Z">
        <w:r w:rsidR="00D93D2C">
          <w:rPr>
            <w:rFonts w:ascii="Times New Roman" w:eastAsia="Times New Roman" w:hAnsi="Times New Roman" w:cs="Times New Roman"/>
            <w:sz w:val="24"/>
            <w:szCs w:val="24"/>
          </w:rPr>
          <w:t>say The Three Blessings have given you prosperity but not Luck overall. Maybe that means your love</w:t>
        </w:r>
      </w:ins>
      <w:ins w:id="78" w:author="Bill" w:date="2014-01-09T23:19:00Z">
        <w:r w:rsidR="00D93D2C">
          <w:rPr>
            <w:rFonts w:ascii="Times New Roman" w:eastAsia="Times New Roman" w:hAnsi="Times New Roman" w:cs="Times New Roman"/>
            <w:sz w:val="24"/>
            <w:szCs w:val="24"/>
          </w:rPr>
          <w:t xml:space="preserve"> </w:t>
        </w:r>
      </w:ins>
      <w:ins w:id="79" w:author="Bill" w:date="2014-01-09T23:18:00Z">
        <w:r w:rsidR="00D93D2C">
          <w:rPr>
            <w:rFonts w:ascii="Times New Roman" w:eastAsia="Times New Roman" w:hAnsi="Times New Roman" w:cs="Times New Roman"/>
            <w:sz w:val="24"/>
            <w:szCs w:val="24"/>
          </w:rPr>
          <w:t>life</w:t>
        </w:r>
      </w:ins>
      <w:ins w:id="80" w:author="Bill" w:date="2014-01-09T23:19:00Z">
        <w:r w:rsidR="00D93D2C">
          <w:rPr>
            <w:rFonts w:ascii="Times New Roman" w:eastAsia="Times New Roman" w:hAnsi="Times New Roman" w:cs="Times New Roman"/>
            <w:sz w:val="24"/>
            <w:szCs w:val="24"/>
          </w:rPr>
          <w:t xml:space="preserve"> is not lucky. Take that money. Spend it on a better wardrobe, a makeover, </w:t>
        </w:r>
      </w:ins>
      <w:ins w:id="81" w:author="Bill" w:date="2014-01-09T23:20:00Z">
        <w:r w:rsidR="00D93D2C">
          <w:rPr>
            <w:rFonts w:ascii="Times New Roman" w:eastAsia="Times New Roman" w:hAnsi="Times New Roman" w:cs="Times New Roman"/>
            <w:sz w:val="24"/>
            <w:szCs w:val="24"/>
          </w:rPr>
          <w:t>how</w:t>
        </w:r>
      </w:ins>
      <w:ins w:id="82" w:author="Bill" w:date="2014-01-09T23:19:00Z">
        <w:r w:rsidR="00D93D2C">
          <w:rPr>
            <w:rFonts w:ascii="Times New Roman" w:eastAsia="Times New Roman" w:hAnsi="Times New Roman" w:cs="Times New Roman"/>
            <w:sz w:val="24"/>
            <w:szCs w:val="24"/>
          </w:rPr>
          <w:t xml:space="preserve"> </w:t>
        </w:r>
      </w:ins>
      <w:ins w:id="83" w:author="Bill" w:date="2014-01-09T23:20:00Z">
        <w:r w:rsidR="00D93D2C">
          <w:rPr>
            <w:rFonts w:ascii="Times New Roman" w:eastAsia="Times New Roman" w:hAnsi="Times New Roman" w:cs="Times New Roman"/>
            <w:sz w:val="24"/>
            <w:szCs w:val="24"/>
          </w:rPr>
          <w:t xml:space="preserve">to books, maybe even Tantra classes. </w:t>
        </w:r>
      </w:ins>
      <w:del w:id="84" w:author="Bill" w:date="2014-01-09T23:21:00Z">
        <w:r w:rsidDel="00D93D2C">
          <w:rPr>
            <w:rFonts w:ascii="Times New Roman" w:eastAsia="Times New Roman" w:hAnsi="Times New Roman" w:cs="Times New Roman"/>
            <w:sz w:val="24"/>
            <w:szCs w:val="24"/>
          </w:rPr>
          <w:delText xml:space="preserve">knowing which one of the Three Blessings has a greater influence over your fate can help you make the best decisions to maximize the other two (and avoid the influence of bad luck as much as possible). </w:delText>
        </w:r>
      </w:del>
      <w:r>
        <w:rPr>
          <w:rFonts w:ascii="Times New Roman" w:eastAsia="Times New Roman" w:hAnsi="Times New Roman" w:cs="Times New Roman"/>
          <w:sz w:val="24"/>
          <w:szCs w:val="24"/>
        </w:rPr>
        <w:t>Make sense? Good.</w:t>
      </w:r>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p>
    <w:p w:rsidR="00A42E01" w:rsidRPr="0081382B" w:rsidRDefault="0081382B" w:rsidP="00A42E01">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how should you use this </w:t>
      </w:r>
      <w:r w:rsidR="00D12BFC">
        <w:rPr>
          <w:rFonts w:ascii="Times New Roman" w:eastAsia="Times New Roman" w:hAnsi="Times New Roman" w:cs="Times New Roman"/>
          <w:sz w:val="24"/>
          <w:szCs w:val="24"/>
        </w:rPr>
        <w:t>reading? Well, let’s start here.</w:t>
      </w:r>
      <w:r>
        <w:rPr>
          <w:rFonts w:ascii="Times New Roman" w:eastAsia="Times New Roman" w:hAnsi="Times New Roman" w:cs="Times New Roman"/>
          <w:sz w:val="24"/>
          <w:szCs w:val="24"/>
        </w:rPr>
        <w:t xml:space="preserve"> As you’re reading, try to thi</w:t>
      </w:r>
      <w:r w:rsidR="00F53AC1">
        <w:rPr>
          <w:rFonts w:ascii="Times New Roman" w:eastAsia="Times New Roman" w:hAnsi="Times New Roman" w:cs="Times New Roman"/>
          <w:sz w:val="24"/>
          <w:szCs w:val="24"/>
        </w:rPr>
        <w:t>nk in terms of patterns and re</w:t>
      </w:r>
      <w:r>
        <w:rPr>
          <w:rFonts w:ascii="Times New Roman" w:eastAsia="Times New Roman" w:hAnsi="Times New Roman" w:cs="Times New Roman"/>
          <w:sz w:val="24"/>
          <w:szCs w:val="24"/>
        </w:rPr>
        <w:t>curring themes.</w:t>
      </w:r>
      <w:r w:rsidR="00A42E01">
        <w:rPr>
          <w:rFonts w:ascii="Times New Roman" w:eastAsia="Times New Roman" w:hAnsi="Times New Roman" w:cs="Times New Roman"/>
          <w:sz w:val="24"/>
          <w:szCs w:val="24"/>
        </w:rPr>
        <w:t xml:space="preserve"> What do you notice that keeps coming up? What seems to be lacking overall? What might be your challenges? What might come easy for you?</w:t>
      </w: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Let’s face it. Human beings and their lives are complex. It’s not like one comment in this reading can sum up everything. </w:t>
      </w:r>
      <w:ins w:id="85" w:author="Bill" w:date="2014-01-09T23:22:00Z">
        <w:r w:rsidR="001B0CAC">
          <w:rPr>
            <w:rFonts w:ascii="Times New Roman" w:eastAsia="Times New Roman" w:hAnsi="Times New Roman" w:cs="Times New Roman"/>
            <w:sz w:val="24"/>
            <w:szCs w:val="24"/>
          </w:rPr>
          <w:t>I</w:t>
        </w:r>
        <w:r w:rsidR="001B0CAC">
          <w:rPr>
            <w:rFonts w:ascii="Times New Roman" w:eastAsia="Times New Roman" w:hAnsi="Times New Roman" w:cs="Times New Roman"/>
            <w:sz w:val="24"/>
            <w:szCs w:val="24"/>
          </w:rPr>
          <w:t>’</w:t>
        </w:r>
        <w:r w:rsidR="001B0CAC">
          <w:rPr>
            <w:rFonts w:ascii="Times New Roman" w:eastAsia="Times New Roman" w:hAnsi="Times New Roman" w:cs="Times New Roman"/>
            <w:sz w:val="24"/>
            <w:szCs w:val="24"/>
          </w:rPr>
          <w:t>ve prepared y</w:t>
        </w:r>
      </w:ins>
      <w:del w:id="86" w:author="Bill" w:date="2014-01-09T23:22:00Z">
        <w:r w:rsidR="00A42E01" w:rsidDel="001B0CAC">
          <w:rPr>
            <w:rFonts w:ascii="Times New Roman" w:eastAsia="Times New Roman" w:hAnsi="Times New Roman" w:cs="Times New Roman"/>
            <w:sz w:val="24"/>
            <w:szCs w:val="24"/>
          </w:rPr>
          <w:delText>Y</w:delText>
        </w:r>
      </w:del>
      <w:r w:rsidR="00A42E01">
        <w:rPr>
          <w:rFonts w:ascii="Times New Roman" w:eastAsia="Times New Roman" w:hAnsi="Times New Roman" w:cs="Times New Roman"/>
          <w:sz w:val="24"/>
          <w:szCs w:val="24"/>
        </w:rPr>
        <w:t xml:space="preserve">our report </w:t>
      </w:r>
      <w:del w:id="87" w:author="Bill" w:date="2014-01-09T23:22:00Z">
        <w:r w:rsidR="00A42E01" w:rsidDel="001B0CAC">
          <w:rPr>
            <w:rFonts w:ascii="Times New Roman" w:eastAsia="Times New Roman" w:hAnsi="Times New Roman" w:cs="Times New Roman"/>
            <w:sz w:val="24"/>
            <w:szCs w:val="24"/>
          </w:rPr>
          <w:delText>has been prepa</w:delText>
        </w:r>
        <w:r w:rsidR="00391E0E" w:rsidDel="001B0CAC">
          <w:rPr>
            <w:rFonts w:ascii="Times New Roman" w:eastAsia="Times New Roman" w:hAnsi="Times New Roman" w:cs="Times New Roman"/>
            <w:sz w:val="24"/>
            <w:szCs w:val="24"/>
          </w:rPr>
          <w:delText xml:space="preserve">red </w:delText>
        </w:r>
      </w:del>
      <w:r w:rsidR="00391E0E">
        <w:rPr>
          <w:rFonts w:ascii="Times New Roman" w:eastAsia="Times New Roman" w:hAnsi="Times New Roman" w:cs="Times New Roman"/>
          <w:sz w:val="24"/>
          <w:szCs w:val="24"/>
        </w:rPr>
        <w:t>using specific indicators. At least t</w:t>
      </w:r>
      <w:r w:rsidR="00A42E01">
        <w:rPr>
          <w:rFonts w:ascii="Times New Roman" w:eastAsia="Times New Roman" w:hAnsi="Times New Roman" w:cs="Times New Roman"/>
          <w:sz w:val="24"/>
          <w:szCs w:val="24"/>
        </w:rPr>
        <w:t xml:space="preserve">en are used for each of the Three Blessings: Luck, Prosperity, and Longevity (or Health). But </w:t>
      </w:r>
      <w:del w:id="88" w:author="Bill" w:date="2014-01-09T23:26:00Z">
        <w:r w:rsidR="00A42E01" w:rsidDel="001B0CAC">
          <w:rPr>
            <w:rFonts w:ascii="Times New Roman" w:eastAsia="Times New Roman" w:hAnsi="Times New Roman" w:cs="Times New Roman"/>
            <w:sz w:val="24"/>
            <w:szCs w:val="24"/>
          </w:rPr>
          <w:delText xml:space="preserve">remember: Luck is going to vary depending on the time and the area of your life. </w:delText>
        </w:r>
      </w:del>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indicator might say you’re very lucky; the next might say you’re unlucky. </w:t>
      </w:r>
      <w:ins w:id="89" w:author="Bill" w:date="2014-01-09T23:26:00Z">
        <w:r w:rsidR="001B0CAC">
          <w:rPr>
            <w:rFonts w:ascii="Times New Roman" w:eastAsia="Times New Roman" w:hAnsi="Times New Roman" w:cs="Times New Roman"/>
            <w:sz w:val="24"/>
            <w:szCs w:val="24"/>
          </w:rPr>
          <w:t>For the same blessing.</w:t>
        </w:r>
      </w:ins>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 what?</w:t>
      </w: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p>
    <w:p w:rsidR="00BE44D6" w:rsidRPr="00A42E01" w:rsidRDefault="00A42E0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Don’t confuse yourself. This isn’t a contradiction. It’s </w:t>
      </w:r>
      <w:r w:rsidR="00F53AC1">
        <w:rPr>
          <w:rFonts w:ascii="Times New Roman" w:eastAsia="Times New Roman" w:hAnsi="Times New Roman" w:cs="Times New Roman"/>
          <w:sz w:val="24"/>
          <w:szCs w:val="24"/>
        </w:rPr>
        <w:t xml:space="preserve">a reflection of </w:t>
      </w:r>
      <w:ins w:id="90" w:author="Bill" w:date="2014-01-09T23:27:00Z">
        <w:r w:rsidR="001B0CAC">
          <w:rPr>
            <w:rFonts w:ascii="Times New Roman" w:eastAsia="Times New Roman" w:hAnsi="Times New Roman" w:cs="Times New Roman"/>
            <w:sz w:val="24"/>
            <w:szCs w:val="24"/>
          </w:rPr>
          <w:t>a</w:t>
        </w:r>
      </w:ins>
      <w:del w:id="91" w:author="Bill" w:date="2014-01-09T23:27:00Z">
        <w:r w:rsidR="00F53AC1" w:rsidDel="001B0CAC">
          <w:rPr>
            <w:rFonts w:ascii="Times New Roman" w:eastAsia="Times New Roman" w:hAnsi="Times New Roman" w:cs="Times New Roman"/>
            <w:sz w:val="24"/>
            <w:szCs w:val="24"/>
          </w:rPr>
          <w:delText>one true</w:delText>
        </w:r>
      </w:del>
      <w:r w:rsidR="00F53AC1">
        <w:rPr>
          <w:rFonts w:ascii="Times New Roman" w:eastAsia="Times New Roman" w:hAnsi="Times New Roman" w:cs="Times New Roman"/>
          <w:sz w:val="24"/>
          <w:szCs w:val="24"/>
        </w:rPr>
        <w:t xml:space="preserve"> fact: L</w:t>
      </w:r>
      <w:r>
        <w:rPr>
          <w:rFonts w:ascii="Times New Roman" w:eastAsia="Times New Roman" w:hAnsi="Times New Roman" w:cs="Times New Roman"/>
          <w:sz w:val="24"/>
          <w:szCs w:val="24"/>
        </w:rPr>
        <w:t>uck varies. It comes. It goes. It’s stronger or weaker at certain times of your life. It can be po</w:t>
      </w:r>
      <w:r w:rsidR="00F53AC1">
        <w:rPr>
          <w:rFonts w:ascii="Times New Roman" w:eastAsia="Times New Roman" w:hAnsi="Times New Roman" w:cs="Times New Roman"/>
          <w:sz w:val="24"/>
          <w:szCs w:val="24"/>
        </w:rPr>
        <w:t xml:space="preserve">sitive in one area </w:t>
      </w:r>
      <w:del w:id="92" w:author="Bill" w:date="2014-01-09T23:27:00Z">
        <w:r w:rsidR="00F53AC1" w:rsidDel="001B0CAC">
          <w:rPr>
            <w:rFonts w:ascii="Times New Roman" w:eastAsia="Times New Roman" w:hAnsi="Times New Roman" w:cs="Times New Roman"/>
            <w:sz w:val="24"/>
            <w:szCs w:val="24"/>
          </w:rPr>
          <w:delText>of your life</w:delText>
        </w:r>
        <w:r w:rsidDel="001B0CA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but negative in another.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A42E01"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BE44D6">
        <w:rPr>
          <w:rFonts w:ascii="Times New Roman" w:eastAsia="Times New Roman" w:hAnsi="Times New Roman" w:cs="Times New Roman"/>
          <w:sz w:val="24"/>
          <w:szCs w:val="24"/>
        </w:rPr>
        <w:t xml:space="preserve">Unlike Luck, the second blessing, Prosperity, is </w:t>
      </w:r>
      <w:r w:rsidR="00A42E01">
        <w:rPr>
          <w:rFonts w:ascii="Times New Roman" w:eastAsia="Times New Roman" w:hAnsi="Times New Roman" w:cs="Times New Roman"/>
          <w:sz w:val="24"/>
          <w:szCs w:val="24"/>
        </w:rPr>
        <w:t>pretty much</w:t>
      </w:r>
      <w:r w:rsidRPr="00BE44D6">
        <w:rPr>
          <w:rFonts w:ascii="Times New Roman" w:eastAsia="Times New Roman" w:hAnsi="Times New Roman" w:cs="Times New Roman"/>
          <w:sz w:val="24"/>
          <w:szCs w:val="24"/>
        </w:rPr>
        <w:t xml:space="preserve"> fixed. </w:t>
      </w:r>
      <w:r w:rsidR="00A42E01">
        <w:rPr>
          <w:rFonts w:ascii="Times New Roman" w:eastAsia="Times New Roman" w:hAnsi="Times New Roman" w:cs="Times New Roman"/>
          <w:sz w:val="24"/>
          <w:szCs w:val="24"/>
        </w:rPr>
        <w:t>Let me explain</w:t>
      </w:r>
      <w:del w:id="93" w:author="Bill" w:date="2014-01-09T23:28:00Z">
        <w:r w:rsidR="00A42E01" w:rsidDel="00B21FAE">
          <w:rPr>
            <w:rFonts w:ascii="Times New Roman" w:eastAsia="Times New Roman" w:hAnsi="Times New Roman" w:cs="Times New Roman"/>
            <w:sz w:val="24"/>
            <w:szCs w:val="24"/>
          </w:rPr>
          <w:delText xml:space="preserve"> th</w:delText>
        </w:r>
        <w:r w:rsidR="00F53AC1" w:rsidDel="00B21FAE">
          <w:rPr>
            <w:rFonts w:ascii="Times New Roman" w:eastAsia="Times New Roman" w:hAnsi="Times New Roman" w:cs="Times New Roman"/>
            <w:sz w:val="24"/>
            <w:szCs w:val="24"/>
          </w:rPr>
          <w:delText>at a bit more</w:delText>
        </w:r>
      </w:del>
      <w:r w:rsidR="00F53AC1">
        <w:rPr>
          <w:rFonts w:ascii="Times New Roman" w:eastAsia="Times New Roman" w:hAnsi="Times New Roman" w:cs="Times New Roman"/>
          <w:sz w:val="24"/>
          <w:szCs w:val="24"/>
        </w:rPr>
        <w:t>. When I say Prosperity is fixed, I</w:t>
      </w:r>
      <w:r w:rsidR="00A42E01">
        <w:rPr>
          <w:rFonts w:ascii="Times New Roman" w:eastAsia="Times New Roman" w:hAnsi="Times New Roman" w:cs="Times New Roman"/>
          <w:sz w:val="24"/>
          <w:szCs w:val="24"/>
        </w:rPr>
        <w:t xml:space="preserve"> mean </w:t>
      </w:r>
      <w:del w:id="94" w:author="Bill" w:date="2014-01-09T23:28:00Z">
        <w:r w:rsidR="00A42E01" w:rsidDel="000E17F5">
          <w:rPr>
            <w:rFonts w:ascii="Times New Roman" w:eastAsia="Times New Roman" w:hAnsi="Times New Roman" w:cs="Times New Roman"/>
            <w:sz w:val="24"/>
            <w:szCs w:val="24"/>
          </w:rPr>
          <w:delText xml:space="preserve">that </w:delText>
        </w:r>
      </w:del>
      <w:r w:rsidR="00A42E01" w:rsidRPr="00A42E01">
        <w:rPr>
          <w:rFonts w:ascii="Times New Roman" w:eastAsia="Times New Roman" w:hAnsi="Times New Roman" w:cs="Times New Roman"/>
          <w:i/>
          <w:sz w:val="24"/>
          <w:szCs w:val="24"/>
        </w:rPr>
        <w:t>your potential for achieving it</w:t>
      </w:r>
      <w:r w:rsidR="00A42E01">
        <w:rPr>
          <w:rFonts w:ascii="Times New Roman" w:eastAsia="Times New Roman" w:hAnsi="Times New Roman" w:cs="Times New Roman"/>
          <w:sz w:val="24"/>
          <w:szCs w:val="24"/>
        </w:rPr>
        <w:t xml:space="preserve"> probably won’t vary much. What could change, however, is when you achieve it or how much of it you have. It might happen early on in life or much later. Or, your money situation could go up and down throughout your life (as it often does for everyone</w:t>
      </w:r>
      <w:del w:id="95" w:author="Bill" w:date="2014-01-09T23:32:00Z">
        <w:r w:rsidR="00A42E01" w:rsidDel="00164AC7">
          <w:rPr>
            <w:rFonts w:ascii="Times New Roman" w:eastAsia="Times New Roman" w:hAnsi="Times New Roman" w:cs="Times New Roman"/>
            <w:sz w:val="24"/>
            <w:szCs w:val="24"/>
          </w:rPr>
          <w:delText>!</w:delText>
        </w:r>
      </w:del>
      <w:r w:rsidR="00A42E01">
        <w:rPr>
          <w:rFonts w:ascii="Times New Roman" w:eastAsia="Times New Roman" w:hAnsi="Times New Roman" w:cs="Times New Roman"/>
          <w:sz w:val="24"/>
          <w:szCs w:val="24"/>
        </w:rPr>
        <w:t>)</w:t>
      </w:r>
      <w:r w:rsidR="00F53AC1">
        <w:rPr>
          <w:rFonts w:ascii="Times New Roman" w:eastAsia="Times New Roman" w:hAnsi="Times New Roman" w:cs="Times New Roman"/>
          <w:sz w:val="24"/>
          <w:szCs w:val="24"/>
        </w:rPr>
        <w:t>.</w:t>
      </w: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A42E01" w:rsidRDefault="000E0B2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 remember this: within the parameters o</w:t>
      </w:r>
      <w:r w:rsidR="00F53AC1">
        <w:rPr>
          <w:rFonts w:ascii="Times New Roman" w:eastAsia="Times New Roman" w:hAnsi="Times New Roman" w:cs="Times New Roman"/>
          <w:sz w:val="24"/>
          <w:szCs w:val="24"/>
        </w:rPr>
        <w:t>f your Fate, you have the power</w:t>
      </w:r>
      <w:r>
        <w:rPr>
          <w:rFonts w:ascii="Times New Roman" w:eastAsia="Times New Roman" w:hAnsi="Times New Roman" w:cs="Times New Roman"/>
          <w:sz w:val="24"/>
          <w:szCs w:val="24"/>
        </w:rPr>
        <w:t xml:space="preserve"> to determine the final outcome. </w:t>
      </w: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0E0B21" w:rsidRDefault="00F53AC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way, i</w:t>
      </w:r>
      <w:r w:rsidR="006D2B23" w:rsidRPr="00BE44D6">
        <w:rPr>
          <w:rFonts w:ascii="Times New Roman" w:eastAsia="Times New Roman" w:hAnsi="Times New Roman" w:cs="Times New Roman"/>
          <w:sz w:val="24"/>
          <w:szCs w:val="24"/>
        </w:rPr>
        <w:t>n this reading</w:t>
      </w:r>
      <w:ins w:id="96" w:author="Bill" w:date="2014-01-09T23:33:00Z">
        <w:r w:rsidR="00164AC7">
          <w:rPr>
            <w:rFonts w:ascii="Times New Roman" w:eastAsia="Times New Roman" w:hAnsi="Times New Roman" w:cs="Times New Roman"/>
            <w:sz w:val="24"/>
            <w:szCs w:val="24"/>
          </w:rPr>
          <w:t xml:space="preserve"> I expanded</w:t>
        </w:r>
      </w:ins>
      <w:r w:rsidR="006D2B23" w:rsidRPr="00BE44D6">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meaning of the</w:t>
      </w:r>
      <w:r w:rsidR="006D2B23" w:rsidRPr="00BE44D6">
        <w:rPr>
          <w:rFonts w:ascii="Times New Roman" w:eastAsia="Times New Roman" w:hAnsi="Times New Roman" w:cs="Times New Roman"/>
          <w:sz w:val="24"/>
          <w:szCs w:val="24"/>
        </w:rPr>
        <w:t xml:space="preserve"> third blessing, Longevity</w:t>
      </w:r>
      <w:del w:id="97" w:author="Bill" w:date="2014-01-09T23:34:00Z">
        <w:r w:rsidR="006D2B23" w:rsidRPr="00BE44D6" w:rsidDel="00164AC7">
          <w:rPr>
            <w:rFonts w:ascii="Times New Roman" w:eastAsia="Times New Roman" w:hAnsi="Times New Roman" w:cs="Times New Roman"/>
            <w:sz w:val="24"/>
            <w:szCs w:val="24"/>
          </w:rPr>
          <w:delText>, is expanded</w:delText>
        </w:r>
      </w:del>
      <w:r w:rsidR="006D2B23" w:rsidRPr="00BE44D6">
        <w:rPr>
          <w:rFonts w:ascii="Times New Roman" w:eastAsia="Times New Roman" w:hAnsi="Times New Roman" w:cs="Times New Roman"/>
          <w:sz w:val="24"/>
          <w:szCs w:val="24"/>
        </w:rPr>
        <w:t xml:space="preserve"> to include Health in general. </w:t>
      </w:r>
      <w:r>
        <w:rPr>
          <w:rFonts w:ascii="Times New Roman" w:eastAsia="Times New Roman" w:hAnsi="Times New Roman" w:cs="Times New Roman"/>
          <w:sz w:val="24"/>
          <w:szCs w:val="24"/>
        </w:rPr>
        <w:t>This should make sense</w:t>
      </w:r>
      <w:r w:rsidR="000E0B21">
        <w:rPr>
          <w:rFonts w:ascii="Times New Roman" w:eastAsia="Times New Roman" w:hAnsi="Times New Roman" w:cs="Times New Roman"/>
          <w:sz w:val="24"/>
          <w:szCs w:val="24"/>
        </w:rPr>
        <w:t xml:space="preserve"> since bad health = poor Longevity, right?  </w:t>
      </w:r>
    </w:p>
    <w:p w:rsidR="000E0B21" w:rsidRDefault="000E0B21" w:rsidP="006D2B23">
      <w:pPr>
        <w:shd w:val="clear" w:color="auto" w:fill="FFFFFF"/>
        <w:spacing w:after="0" w:line="240" w:lineRule="auto"/>
        <w:jc w:val="both"/>
        <w:rPr>
          <w:rFonts w:ascii="Times New Roman" w:eastAsia="Times New Roman" w:hAnsi="Times New Roman" w:cs="Times New Roman"/>
          <w:sz w:val="24"/>
          <w:szCs w:val="24"/>
        </w:rPr>
      </w:pPr>
    </w:p>
    <w:p w:rsidR="000E0B21" w:rsidRDefault="00F53AC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section </w:t>
      </w:r>
      <w:r w:rsidR="000E0B21">
        <w:rPr>
          <w:rFonts w:ascii="Times New Roman" w:eastAsia="Times New Roman" w:hAnsi="Times New Roman" w:cs="Times New Roman"/>
          <w:sz w:val="24"/>
          <w:szCs w:val="24"/>
        </w:rPr>
        <w:t>outline</w:t>
      </w:r>
      <w:r>
        <w:rPr>
          <w:rFonts w:ascii="Times New Roman" w:eastAsia="Times New Roman" w:hAnsi="Times New Roman" w:cs="Times New Roman"/>
          <w:sz w:val="24"/>
          <w:szCs w:val="24"/>
        </w:rPr>
        <w:t>s</w:t>
      </w:r>
      <w:r w:rsidR="000E0B21">
        <w:rPr>
          <w:rFonts w:ascii="Times New Roman" w:eastAsia="Times New Roman" w:hAnsi="Times New Roman" w:cs="Times New Roman"/>
          <w:sz w:val="24"/>
          <w:szCs w:val="24"/>
        </w:rPr>
        <w:t xml:space="preserve"> your reading. As y</w:t>
      </w:r>
      <w:r>
        <w:rPr>
          <w:rFonts w:ascii="Times New Roman" w:eastAsia="Times New Roman" w:hAnsi="Times New Roman" w:cs="Times New Roman"/>
          <w:sz w:val="24"/>
          <w:szCs w:val="24"/>
        </w:rPr>
        <w:t>ou’ll see, it’s split into four</w:t>
      </w:r>
      <w:r w:rsidR="000E0B21">
        <w:rPr>
          <w:rFonts w:ascii="Times New Roman" w:eastAsia="Times New Roman" w:hAnsi="Times New Roman" w:cs="Times New Roman"/>
          <w:sz w:val="24"/>
          <w:szCs w:val="24"/>
        </w:rPr>
        <w:t xml:space="preserve"> parts – one for each of the Three Blessings</w:t>
      </w:r>
      <w:ins w:id="98" w:author="Bill" w:date="2014-01-09T23:35:00Z">
        <w:r w:rsidR="00164AC7">
          <w:rPr>
            <w:rFonts w:ascii="Times New Roman" w:eastAsia="Times New Roman" w:hAnsi="Times New Roman" w:cs="Times New Roman"/>
            <w:sz w:val="24"/>
            <w:szCs w:val="24"/>
          </w:rPr>
          <w:t xml:space="preserve"> and one on how to improve your Luck</w:t>
        </w:r>
      </w:ins>
      <w:r w:rsidR="000E0B21">
        <w:rPr>
          <w:rFonts w:ascii="Times New Roman" w:eastAsia="Times New Roman" w:hAnsi="Times New Roman" w:cs="Times New Roman"/>
          <w:sz w:val="24"/>
          <w:szCs w:val="24"/>
        </w:rPr>
        <w:t xml:space="preserve">. </w:t>
      </w:r>
      <w:r w:rsidR="00CF39A8">
        <w:rPr>
          <w:rFonts w:ascii="Times New Roman" w:eastAsia="Times New Roman" w:hAnsi="Times New Roman" w:cs="Times New Roman"/>
          <w:sz w:val="24"/>
          <w:szCs w:val="24"/>
        </w:rPr>
        <w:t xml:space="preserve">Luck – since it affects the other two – is first. </w:t>
      </w:r>
      <w:r>
        <w:rPr>
          <w:rFonts w:ascii="Times New Roman" w:eastAsia="Times New Roman" w:hAnsi="Times New Roman" w:cs="Times New Roman"/>
          <w:sz w:val="24"/>
          <w:szCs w:val="24"/>
        </w:rPr>
        <w:t xml:space="preserve">A wise man once said </w:t>
      </w:r>
      <w:r>
        <w:t>how a person masters his fate is more important than what his fate is. I couldn’t agree more. So I’ve included a whole section giving lots of ways to improve your Luck.</w:t>
      </w:r>
    </w:p>
    <w:p w:rsidR="000E0B21" w:rsidRDefault="000E0B21" w:rsidP="006D2B23">
      <w:pPr>
        <w:shd w:val="clear" w:color="auto" w:fill="FFFFFF"/>
        <w:spacing w:after="0" w:line="240" w:lineRule="auto"/>
        <w:jc w:val="both"/>
        <w:rPr>
          <w:rFonts w:ascii="Times New Roman" w:eastAsia="Times New Roman" w:hAnsi="Times New Roman" w:cs="Times New Roman"/>
          <w:sz w:val="24"/>
          <w:szCs w:val="24"/>
        </w:rPr>
      </w:pPr>
    </w:p>
    <w:p w:rsidR="00CF39A8" w:rsidRDefault="00CF39A8" w:rsidP="006D2B2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Enjoy!</w:t>
      </w:r>
    </w:p>
    <w:p w:rsidR="00FF1314" w:rsidRDefault="00FF1314" w:rsidP="006D2B23">
      <w:pPr>
        <w:shd w:val="clear" w:color="auto" w:fill="FFFFFF"/>
        <w:spacing w:after="0" w:line="240" w:lineRule="auto"/>
        <w:rPr>
          <w:rFonts w:ascii="Times New Roman" w:eastAsia="Times New Roman" w:hAnsi="Times New Roman" w:cs="Times New Roman"/>
          <w:b/>
          <w:bCs/>
          <w:sz w:val="24"/>
          <w:szCs w:val="24"/>
          <w:highlight w:val="yellow"/>
        </w:rPr>
      </w:pPr>
    </w:p>
    <w:p w:rsidR="00FF1314" w:rsidRDefault="00FF1314" w:rsidP="006D2B23">
      <w:pPr>
        <w:shd w:val="clear" w:color="auto" w:fill="FFFFFF"/>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Your Reading Consists of F</w:t>
      </w:r>
      <w:r w:rsidR="006D2B23" w:rsidRPr="00FF1314">
        <w:rPr>
          <w:rFonts w:ascii="Times New Roman" w:eastAsia="Times New Roman" w:hAnsi="Times New Roman" w:cs="Times New Roman"/>
          <w:b/>
          <w:bCs/>
          <w:sz w:val="24"/>
          <w:szCs w:val="24"/>
        </w:rPr>
        <w:t xml:space="preserve">our </w:t>
      </w:r>
      <w:r>
        <w:rPr>
          <w:rFonts w:ascii="Times New Roman" w:eastAsia="Times New Roman" w:hAnsi="Times New Roman" w:cs="Times New Roman"/>
          <w:b/>
          <w:bCs/>
          <w:sz w:val="24"/>
          <w:szCs w:val="24"/>
        </w:rPr>
        <w:t>P</w:t>
      </w:r>
      <w:commentRangeStart w:id="99"/>
      <w:r w:rsidR="006D2B23" w:rsidRPr="00FF1314">
        <w:rPr>
          <w:rFonts w:ascii="Times New Roman" w:eastAsia="Times New Roman" w:hAnsi="Times New Roman" w:cs="Times New Roman"/>
          <w:b/>
          <w:bCs/>
          <w:sz w:val="24"/>
          <w:szCs w:val="24"/>
        </w:rPr>
        <w:t>arts</w:t>
      </w:r>
      <w:commentRangeEnd w:id="99"/>
      <w:r w:rsidR="000771D2" w:rsidRPr="00FF1314">
        <w:rPr>
          <w:rStyle w:val="CommentReference"/>
        </w:rPr>
        <w:commentReference w:id="99"/>
      </w:r>
    </w:p>
    <w:p w:rsidR="006D2B23" w:rsidRPr="006D2B23" w:rsidRDefault="006D2B23" w:rsidP="006D2B23">
      <w:pPr>
        <w:shd w:val="clear" w:color="auto" w:fill="FFFFFF"/>
        <w:spacing w:after="0" w:line="240" w:lineRule="auto"/>
        <w:rPr>
          <w:rFonts w:ascii="Times New Roman" w:eastAsia="Times New Roman" w:hAnsi="Times New Roman" w:cs="Times New Roman"/>
          <w:b/>
          <w:bCs/>
          <w:sz w:val="24"/>
          <w:szCs w:val="24"/>
          <w:highlight w:val="yellow"/>
        </w:rPr>
      </w:pPr>
    </w:p>
    <w:tbl>
      <w:tblPr>
        <w:tblW w:w="0" w:type="auto"/>
        <w:tblCellSpacing w:w="22" w:type="dxa"/>
        <w:tblCellMar>
          <w:top w:w="45" w:type="dxa"/>
          <w:left w:w="45" w:type="dxa"/>
          <w:bottom w:w="45" w:type="dxa"/>
          <w:right w:w="45" w:type="dxa"/>
        </w:tblCellMar>
        <w:tblLook w:val="04A0"/>
      </w:tblPr>
      <w:tblGrid>
        <w:gridCol w:w="366"/>
        <w:gridCol w:w="2254"/>
        <w:gridCol w:w="726"/>
      </w:tblGrid>
      <w:tr w:rsidR="006D2B23" w:rsidRPr="006D2B23">
        <w:trPr>
          <w:tblCellSpacing w:w="22" w:type="dxa"/>
        </w:trPr>
        <w:tc>
          <w:tcPr>
            <w:tcW w:w="300" w:type="dxa"/>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1.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Luck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2" name="Picture 132"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www.onlinechineseastrology.com/three-blessings-report/images/luck.gif"/>
                          <pic:cNvPicPr>
                            <a:picLocks noChangeAspect="1" noChangeArrowheads="1"/>
                          </pic:cNvPicPr>
                        </pic:nvPicPr>
                        <pic:blipFill>
                          <a:blip r:embed="rId10"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6D2B23" w:rsidRPr="006D2B23">
        <w:trPr>
          <w:tblCellSpacing w:w="22"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2.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Prosperity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3" name="Picture 133"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www.onlinechineseastrology.com/three-blessings-report/images/prosperity.gif"/>
                          <pic:cNvPicPr>
                            <a:picLocks noChangeAspect="1" noChangeArrowheads="1"/>
                          </pic:cNvPicPr>
                        </pic:nvPicPr>
                        <pic:blipFill>
                          <a:blip r:embed="rId11"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6D2B23" w:rsidRPr="006D2B23">
        <w:trPr>
          <w:tblCellSpacing w:w="22"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3.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Health(Longevity)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4" name="Picture 134" descr="http://www.onlinechineseastrology.com/three-blessings-report/images/heal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www.onlinechineseastrology.com/three-blessings-report/images/health.gif"/>
                          <pic:cNvPicPr>
                            <a:picLocks noChangeAspect="1" noChangeArrowheads="1"/>
                          </pic:cNvPicPr>
                        </pic:nvPicPr>
                        <pic:blipFill>
                          <a:blip r:embed="rId12"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6D2B23" w:rsidRPr="006D2B23">
        <w:trPr>
          <w:tblCellSpacing w:w="22"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4. </w:t>
            </w:r>
          </w:p>
        </w:tc>
        <w:tc>
          <w:tcPr>
            <w:tcW w:w="0" w:type="auto"/>
            <w:vAlign w:val="center"/>
          </w:tcPr>
          <w:p w:rsidR="006D2B23" w:rsidRPr="006D2B23" w:rsidRDefault="00391E0E" w:rsidP="00391E0E">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Improving Your Luck</w:t>
            </w:r>
            <w:r w:rsidR="006D2B23" w:rsidRPr="006D2B23">
              <w:rPr>
                <w:rFonts w:ascii="Times New Roman" w:eastAsia="Times New Roman" w:hAnsi="Times New Roman" w:cs="Times New Roman"/>
                <w:sz w:val="24"/>
                <w:szCs w:val="24"/>
                <w:highlight w:val="yellow"/>
              </w:rPr>
              <w:t xml:space="preserve">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33375" cy="266700"/>
                  <wp:effectExtent l="19050" t="0" r="9525" b="0"/>
                  <wp:docPr id="135" name="Picture 135" descr="http://www.onlinechineseastrology.com/three-blessings-report/images/conclu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onlinechineseastrology.com/three-blessings-report/images/conclution.gif"/>
                          <pic:cNvPicPr>
                            <a:picLocks noChangeAspect="1" noChangeArrowheads="1"/>
                          </pic:cNvPicPr>
                        </pic:nvPicPr>
                        <pic:blipFill>
                          <a:blip r:embed="rId13" cstate="print"/>
                          <a:srcRect/>
                          <a:stretch>
                            <a:fillRect/>
                          </a:stretch>
                        </pic:blipFill>
                        <pic:spPr bwMode="auto">
                          <a:xfrm>
                            <a:off x="0" y="0"/>
                            <a:ext cx="333375" cy="266700"/>
                          </a:xfrm>
                          <a:prstGeom prst="rect">
                            <a:avLst/>
                          </a:prstGeom>
                          <a:noFill/>
                          <a:ln w="9525">
                            <a:noFill/>
                            <a:miter lim="800000"/>
                            <a:headEnd/>
                            <a:tailEnd/>
                          </a:ln>
                        </pic:spPr>
                      </pic:pic>
                    </a:graphicData>
                  </a:graphic>
                </wp:inline>
              </w:drawing>
            </w:r>
          </w:p>
        </w:tc>
      </w:tr>
    </w:tbl>
    <w:p w:rsidR="00FE7946" w:rsidRDefault="00FE794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FE7946" w:rsidRDefault="00F83A68"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FE7946">
        <w:rPr>
          <w:rFonts w:ascii="Times New Roman" w:eastAsia="Times New Roman" w:hAnsi="Times New Roman" w:cs="Times New Roman"/>
          <w:sz w:val="24"/>
          <w:szCs w:val="24"/>
        </w:rPr>
        <w:t>xcited yet? You should be! This reading is jam-packed wit</w:t>
      </w:r>
      <w:ins w:id="100" w:author="Bill" w:date="2014-01-09T23:39:00Z">
        <w:r w:rsidR="00F669A7">
          <w:rPr>
            <w:rFonts w:ascii="Times New Roman" w:eastAsia="Times New Roman" w:hAnsi="Times New Roman" w:cs="Times New Roman"/>
            <w:sz w:val="24"/>
            <w:szCs w:val="24"/>
          </w:rPr>
          <w:t>h</w:t>
        </w:r>
      </w:ins>
      <w:del w:id="101" w:author="Bill" w:date="2014-01-09T23:39:00Z">
        <w:r w:rsidR="00FE7946" w:rsidDel="00F669A7">
          <w:rPr>
            <w:rFonts w:ascii="Times New Roman" w:eastAsia="Times New Roman" w:hAnsi="Times New Roman" w:cs="Times New Roman"/>
            <w:sz w:val="24"/>
            <w:szCs w:val="24"/>
          </w:rPr>
          <w:delText xml:space="preserve">h so much </w:delText>
        </w:r>
      </w:del>
      <w:r w:rsidR="00FE7946">
        <w:rPr>
          <w:rFonts w:ascii="Times New Roman" w:eastAsia="Times New Roman" w:hAnsi="Times New Roman" w:cs="Times New Roman"/>
          <w:sz w:val="24"/>
          <w:szCs w:val="24"/>
        </w:rPr>
        <w:t xml:space="preserve">valuable information </w:t>
      </w:r>
      <w:del w:id="102" w:author="Bill" w:date="2014-01-09T23:39:00Z">
        <w:r w:rsidR="00FE7946" w:rsidDel="00F669A7">
          <w:rPr>
            <w:rFonts w:ascii="Times New Roman" w:eastAsia="Times New Roman" w:hAnsi="Times New Roman" w:cs="Times New Roman"/>
            <w:sz w:val="24"/>
            <w:szCs w:val="24"/>
          </w:rPr>
          <w:delText xml:space="preserve">that’s going </w:delText>
        </w:r>
      </w:del>
      <w:r w:rsidR="00FE7946">
        <w:rPr>
          <w:rFonts w:ascii="Times New Roman" w:eastAsia="Times New Roman" w:hAnsi="Times New Roman" w:cs="Times New Roman"/>
          <w:sz w:val="24"/>
          <w:szCs w:val="24"/>
        </w:rPr>
        <w:t xml:space="preserve">to help you analyze and understand the rest of your life! </w:t>
      </w:r>
    </w:p>
    <w:p w:rsidR="00FE7946" w:rsidRDefault="00FE7946" w:rsidP="006D2B23">
      <w:pPr>
        <w:shd w:val="clear" w:color="auto" w:fill="FFFFFF"/>
        <w:spacing w:after="0" w:line="240" w:lineRule="auto"/>
        <w:jc w:val="both"/>
        <w:rPr>
          <w:rFonts w:ascii="Times New Roman" w:eastAsia="Times New Roman" w:hAnsi="Times New Roman" w:cs="Times New Roman"/>
          <w:sz w:val="24"/>
          <w:szCs w:val="24"/>
        </w:rPr>
      </w:pPr>
    </w:p>
    <w:p w:rsidR="00F83A68" w:rsidRDefault="00FE794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now </w:t>
      </w:r>
      <w:ins w:id="103" w:author="Bill" w:date="2014-01-09T23:41:00Z">
        <w:r w:rsidR="00F669A7">
          <w:rPr>
            <w:rFonts w:ascii="Times New Roman" w:eastAsia="Times New Roman" w:hAnsi="Times New Roman" w:cs="Times New Roman"/>
            <w:sz w:val="24"/>
            <w:szCs w:val="24"/>
          </w:rPr>
          <w:t xml:space="preserve">you </w:t>
        </w:r>
      </w:ins>
      <w:ins w:id="104" w:author="Bill" w:date="2014-01-09T23:42:00Z">
        <w:r w:rsidR="007A58F3">
          <w:rPr>
            <w:rFonts w:ascii="Times New Roman" w:eastAsia="Times New Roman" w:hAnsi="Times New Roman" w:cs="Times New Roman"/>
            <w:sz w:val="24"/>
            <w:szCs w:val="24"/>
          </w:rPr>
          <w:t>may have guessed a lot of</w:t>
        </w:r>
      </w:ins>
      <w:del w:id="105" w:author="Bill" w:date="2014-01-09T23:41:00Z">
        <w:r w:rsidDel="00F669A7">
          <w:rPr>
            <w:rFonts w:ascii="Times New Roman" w:eastAsia="Times New Roman" w:hAnsi="Times New Roman" w:cs="Times New Roman"/>
            <w:sz w:val="24"/>
            <w:szCs w:val="24"/>
          </w:rPr>
          <w:delText>it should be pretty clear that</w:delText>
        </w:r>
        <w:r w:rsidR="00F83A68" w:rsidDel="00F669A7">
          <w:rPr>
            <w:rFonts w:ascii="Times New Roman" w:eastAsia="Times New Roman" w:hAnsi="Times New Roman" w:cs="Times New Roman"/>
            <w:sz w:val="24"/>
            <w:szCs w:val="24"/>
          </w:rPr>
          <w:delText xml:space="preserve"> many</w:delText>
        </w:r>
      </w:del>
      <w:r w:rsidR="00F83A68">
        <w:rPr>
          <w:rFonts w:ascii="Times New Roman" w:eastAsia="Times New Roman" w:hAnsi="Times New Roman" w:cs="Times New Roman"/>
          <w:sz w:val="24"/>
          <w:szCs w:val="24"/>
        </w:rPr>
        <w:t xml:space="preserve"> factors go into your chart. And yeah. There’s a lot more to Chinese Astrology than just knowing </w:t>
      </w:r>
      <w:del w:id="106" w:author="Bill" w:date="2014-01-09T23:42:00Z">
        <w:r w:rsidR="00F83A68" w:rsidDel="007A58F3">
          <w:rPr>
            <w:rFonts w:ascii="Times New Roman" w:eastAsia="Times New Roman" w:hAnsi="Times New Roman" w:cs="Times New Roman"/>
            <w:sz w:val="24"/>
            <w:szCs w:val="24"/>
          </w:rPr>
          <w:delText xml:space="preserve">that </w:delText>
        </w:r>
      </w:del>
      <w:r w:rsidR="00F83A68">
        <w:rPr>
          <w:rFonts w:ascii="Times New Roman" w:eastAsia="Times New Roman" w:hAnsi="Times New Roman" w:cs="Times New Roman"/>
          <w:sz w:val="24"/>
          <w:szCs w:val="24"/>
        </w:rPr>
        <w:t>someone’s a Dragon</w:t>
      </w:r>
      <w:ins w:id="107" w:author="Bill" w:date="2014-01-09T23:42:00Z">
        <w:r w:rsidR="007A58F3">
          <w:rPr>
            <w:rFonts w:ascii="Times New Roman" w:eastAsia="Times New Roman" w:hAnsi="Times New Roman" w:cs="Times New Roman"/>
            <w:sz w:val="24"/>
            <w:szCs w:val="24"/>
          </w:rPr>
          <w:t>,</w:t>
        </w:r>
      </w:ins>
      <w:del w:id="108" w:author="Bill" w:date="2014-01-09T23:42:00Z">
        <w:r w:rsidR="00F83A68" w:rsidDel="007A58F3">
          <w:rPr>
            <w:rFonts w:ascii="Times New Roman" w:eastAsia="Times New Roman" w:hAnsi="Times New Roman" w:cs="Times New Roman"/>
            <w:sz w:val="24"/>
            <w:szCs w:val="24"/>
          </w:rPr>
          <w:delText xml:space="preserve"> or</w:delText>
        </w:r>
      </w:del>
      <w:r w:rsidR="00F83A68">
        <w:rPr>
          <w:rFonts w:ascii="Times New Roman" w:eastAsia="Times New Roman" w:hAnsi="Times New Roman" w:cs="Times New Roman"/>
          <w:sz w:val="24"/>
          <w:szCs w:val="24"/>
        </w:rPr>
        <w:t xml:space="preserve"> Pig or Rooster. </w:t>
      </w:r>
      <w:ins w:id="109" w:author="Bill" w:date="2014-01-09T23:42:00Z">
        <w:r w:rsidR="007A58F3">
          <w:rPr>
            <w:rFonts w:ascii="Times New Roman" w:eastAsia="Times New Roman" w:hAnsi="Times New Roman" w:cs="Times New Roman"/>
            <w:sz w:val="24"/>
            <w:szCs w:val="24"/>
          </w:rPr>
          <w:t>E</w:t>
        </w:r>
      </w:ins>
      <w:del w:id="110" w:author="Bill" w:date="2014-01-09T23:42:00Z">
        <w:r w:rsidR="00F83A68" w:rsidDel="007A58F3">
          <w:rPr>
            <w:rFonts w:ascii="Times New Roman" w:eastAsia="Times New Roman" w:hAnsi="Times New Roman" w:cs="Times New Roman"/>
            <w:sz w:val="24"/>
            <w:szCs w:val="24"/>
          </w:rPr>
          <w:delText>Heck, e</w:delText>
        </w:r>
      </w:del>
      <w:r w:rsidR="00F83A68">
        <w:rPr>
          <w:rFonts w:ascii="Times New Roman" w:eastAsia="Times New Roman" w:hAnsi="Times New Roman" w:cs="Times New Roman"/>
          <w:sz w:val="24"/>
          <w:szCs w:val="24"/>
        </w:rPr>
        <w:t xml:space="preserve">ven this reading is </w:t>
      </w:r>
      <w:ins w:id="111" w:author="Bill" w:date="2014-01-09T23:43:00Z">
        <w:r w:rsidR="007A58F3">
          <w:rPr>
            <w:rFonts w:ascii="Times New Roman" w:eastAsia="Times New Roman" w:hAnsi="Times New Roman" w:cs="Times New Roman"/>
            <w:sz w:val="24"/>
            <w:szCs w:val="24"/>
          </w:rPr>
          <w:t>but a</w:t>
        </w:r>
      </w:ins>
      <w:del w:id="112" w:author="Bill" w:date="2014-01-09T23:43:00Z">
        <w:r w:rsidR="00F83A68" w:rsidDel="007A58F3">
          <w:rPr>
            <w:rFonts w:ascii="Times New Roman" w:eastAsia="Times New Roman" w:hAnsi="Times New Roman" w:cs="Times New Roman"/>
            <w:sz w:val="24"/>
            <w:szCs w:val="24"/>
          </w:rPr>
          <w:delText>only</w:delText>
        </w:r>
      </w:del>
      <w:r w:rsidR="00F83A68">
        <w:rPr>
          <w:rFonts w:ascii="Times New Roman" w:eastAsia="Times New Roman" w:hAnsi="Times New Roman" w:cs="Times New Roman"/>
          <w:sz w:val="24"/>
          <w:szCs w:val="24"/>
        </w:rPr>
        <w:t xml:space="preserve"> part of the whole picture. </w:t>
      </w:r>
    </w:p>
    <w:p w:rsidR="00F83A68" w:rsidRDefault="00F83A68" w:rsidP="006D2B23">
      <w:pPr>
        <w:shd w:val="clear" w:color="auto" w:fill="FFFFFF"/>
        <w:spacing w:after="0" w:line="240" w:lineRule="auto"/>
        <w:jc w:val="both"/>
        <w:rPr>
          <w:rFonts w:ascii="Times New Roman" w:eastAsia="Times New Roman" w:hAnsi="Times New Roman" w:cs="Times New Roman"/>
          <w:sz w:val="24"/>
          <w:szCs w:val="24"/>
        </w:rPr>
      </w:pPr>
    </w:p>
    <w:p w:rsidR="00F83A68" w:rsidRDefault="00F83A68"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thing? Don’t consider this a roadmap for decision making. What do </w:t>
      </w:r>
      <w:ins w:id="113" w:author="Bill" w:date="2014-01-09T23:43:00Z">
        <w:r w:rsidR="00BF4034">
          <w:rPr>
            <w:rFonts w:ascii="Times New Roman" w:eastAsia="Times New Roman" w:hAnsi="Times New Roman" w:cs="Times New Roman"/>
            <w:sz w:val="24"/>
            <w:szCs w:val="24"/>
          </w:rPr>
          <w:t>I</w:t>
        </w:r>
      </w:ins>
      <w:del w:id="114" w:author="Bill" w:date="2014-01-09T23:43:00Z">
        <w:r w:rsidDel="00BF4034">
          <w:rPr>
            <w:rFonts w:ascii="Times New Roman" w:eastAsia="Times New Roman" w:hAnsi="Times New Roman" w:cs="Times New Roman"/>
            <w:sz w:val="24"/>
            <w:szCs w:val="24"/>
          </w:rPr>
          <w:delText>we</w:delText>
        </w:r>
      </w:del>
      <w:r>
        <w:rPr>
          <w:rFonts w:ascii="Times New Roman" w:eastAsia="Times New Roman" w:hAnsi="Times New Roman" w:cs="Times New Roman"/>
          <w:sz w:val="24"/>
          <w:szCs w:val="24"/>
        </w:rPr>
        <w:t xml:space="preserve"> mean by that? Well, your chart can only </w:t>
      </w:r>
      <w:r>
        <w:rPr>
          <w:rFonts w:ascii="Times New Roman" w:eastAsia="Times New Roman" w:hAnsi="Times New Roman" w:cs="Times New Roman"/>
          <w:i/>
          <w:sz w:val="24"/>
          <w:szCs w:val="24"/>
        </w:rPr>
        <w:t xml:space="preserve">tell </w:t>
      </w:r>
      <w:r>
        <w:rPr>
          <w:rFonts w:ascii="Times New Roman" w:eastAsia="Times New Roman" w:hAnsi="Times New Roman" w:cs="Times New Roman"/>
          <w:sz w:val="24"/>
          <w:szCs w:val="24"/>
        </w:rPr>
        <w:t xml:space="preserve">you about a particular opportunity or advantage. It’s totally up to </w:t>
      </w:r>
      <w:r>
        <w:rPr>
          <w:rFonts w:ascii="Times New Roman" w:eastAsia="Times New Roman" w:hAnsi="Times New Roman" w:cs="Times New Roman"/>
          <w:sz w:val="24"/>
          <w:szCs w:val="24"/>
        </w:rPr>
        <w:lastRenderedPageBreak/>
        <w:t xml:space="preserve">you to snatch it up and make the best use of it. Capeesh? You gotta use your strengths to compensate for your weaknesses. You gotta capitalize on good times so you can more easily ride out the rough ones. </w:t>
      </w:r>
    </w:p>
    <w:p w:rsidR="00F83A68" w:rsidRDefault="00F83A68" w:rsidP="006D2B23">
      <w:pPr>
        <w:shd w:val="clear" w:color="auto" w:fill="FFFFFF"/>
        <w:spacing w:after="0" w:line="240" w:lineRule="auto"/>
        <w:jc w:val="both"/>
        <w:rPr>
          <w:rFonts w:ascii="Times New Roman" w:eastAsia="Times New Roman" w:hAnsi="Times New Roman" w:cs="Times New Roman"/>
          <w:sz w:val="24"/>
          <w:szCs w:val="24"/>
        </w:rPr>
      </w:pPr>
    </w:p>
    <w:p w:rsidR="00F83A68" w:rsidRDefault="00F83A68"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Chinese Astrology outlines the parameters of things in your life, but decisions are ultimately up to you. Astrology is the car on a set path. You’re the driver. Find ways to get around obstacles in the road, maximize your speed when you can, and put on the cruise control when life is good to just enjoy the scenery. </w:t>
      </w:r>
    </w:p>
    <w:p w:rsidR="00F83A68" w:rsidRDefault="00F83A68" w:rsidP="006D2B23">
      <w:pPr>
        <w:shd w:val="clear" w:color="auto" w:fill="FFFFFF"/>
        <w:spacing w:after="0" w:line="240" w:lineRule="auto"/>
        <w:jc w:val="both"/>
        <w:rPr>
          <w:rFonts w:ascii="Times New Roman" w:eastAsia="Times New Roman" w:hAnsi="Times New Roman" w:cs="Times New Roman"/>
          <w:sz w:val="24"/>
          <w:szCs w:val="24"/>
        </w:rPr>
      </w:pPr>
    </w:p>
    <w:p w:rsidR="00FE7946" w:rsidRPr="00F83A68" w:rsidRDefault="00F83A68"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Let’s get started.</w:t>
      </w:r>
    </w:p>
    <w:p w:rsidR="00F83A68" w:rsidRDefault="00F83A68"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FF1314" w:rsidRDefault="00FF1314" w:rsidP="006D2B23">
      <w:pPr>
        <w:shd w:val="clear" w:color="auto" w:fill="FFFFFF"/>
        <w:spacing w:after="0" w:line="240" w:lineRule="auto"/>
        <w:jc w:val="both"/>
        <w:rPr>
          <w:rFonts w:ascii="Times New Roman" w:eastAsia="Times New Roman" w:hAnsi="Times New Roman" w:cs="Times New Roman"/>
          <w:b/>
          <w:sz w:val="24"/>
          <w:szCs w:val="24"/>
        </w:rPr>
      </w:pPr>
    </w:p>
    <w:p w:rsidR="00FF1314" w:rsidRDefault="00FF1314" w:rsidP="006D2B23">
      <w:pPr>
        <w:shd w:val="clear" w:color="auto" w:fill="FFFFFF"/>
        <w:spacing w:after="0" w:line="240" w:lineRule="auto"/>
        <w:jc w:val="both"/>
        <w:rPr>
          <w:rFonts w:ascii="Times New Roman" w:eastAsia="Times New Roman" w:hAnsi="Times New Roman" w:cs="Times New Roman"/>
          <w:b/>
          <w:sz w:val="24"/>
          <w:szCs w:val="24"/>
        </w:rPr>
      </w:pPr>
    </w:p>
    <w:p w:rsidR="00FF1314" w:rsidRDefault="00FF1314" w:rsidP="006D2B23">
      <w:pPr>
        <w:shd w:val="clear" w:color="auto" w:fill="FFFFFF"/>
        <w:spacing w:after="0" w:line="240" w:lineRule="auto"/>
        <w:jc w:val="both"/>
        <w:rPr>
          <w:rFonts w:ascii="Times New Roman" w:eastAsia="Times New Roman" w:hAnsi="Times New Roman" w:cs="Times New Roman"/>
          <w:b/>
          <w:sz w:val="24"/>
          <w:szCs w:val="24"/>
        </w:rPr>
      </w:pPr>
    </w:p>
    <w:p w:rsidR="00FF1314" w:rsidRDefault="00FF1314" w:rsidP="006D2B23">
      <w:pPr>
        <w:shd w:val="clear" w:color="auto" w:fill="FFFFFF"/>
        <w:spacing w:after="0" w:line="240" w:lineRule="auto"/>
        <w:jc w:val="both"/>
        <w:rPr>
          <w:rFonts w:ascii="Times New Roman" w:eastAsia="Times New Roman" w:hAnsi="Times New Roman" w:cs="Times New Roman"/>
          <w:b/>
          <w:sz w:val="24"/>
          <w:szCs w:val="24"/>
        </w:rPr>
      </w:pPr>
    </w:p>
    <w:p w:rsidR="00FF1314" w:rsidRDefault="00FF1314" w:rsidP="006D2B23">
      <w:pPr>
        <w:shd w:val="clear" w:color="auto" w:fill="FFFFFF"/>
        <w:spacing w:after="0" w:line="240" w:lineRule="auto"/>
        <w:jc w:val="both"/>
        <w:rPr>
          <w:rFonts w:ascii="Times New Roman" w:eastAsia="Times New Roman" w:hAnsi="Times New Roman" w:cs="Times New Roman"/>
          <w:b/>
          <w:sz w:val="24"/>
          <w:szCs w:val="24"/>
        </w:rPr>
      </w:pPr>
    </w:p>
    <w:p w:rsidR="00FF1314" w:rsidRDefault="00FF1314" w:rsidP="006D2B23">
      <w:pPr>
        <w:shd w:val="clear" w:color="auto" w:fill="FFFFFF"/>
        <w:spacing w:after="0" w:line="240" w:lineRule="auto"/>
        <w:jc w:val="both"/>
        <w:rPr>
          <w:rFonts w:ascii="Times New Roman" w:eastAsia="Times New Roman" w:hAnsi="Times New Roman" w:cs="Times New Roman"/>
          <w:b/>
          <w:sz w:val="24"/>
          <w:szCs w:val="24"/>
        </w:rPr>
      </w:pPr>
    </w:p>
    <w:p w:rsidR="00FF1314" w:rsidRPr="00FF1314"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FF1314">
        <w:rPr>
          <w:rFonts w:ascii="Times New Roman" w:eastAsia="Times New Roman" w:hAnsi="Times New Roman" w:cs="Times New Roman"/>
          <w:b/>
          <w:sz w:val="24"/>
          <w:szCs w:val="24"/>
        </w:rPr>
        <w:t xml:space="preserve">Section 1 </w:t>
      </w:r>
      <w:r w:rsidR="00FF1314" w:rsidRPr="00FF1314">
        <w:rPr>
          <w:rFonts w:ascii="Times New Roman" w:eastAsia="Times New Roman" w:hAnsi="Times New Roman" w:cs="Times New Roman"/>
          <w:b/>
          <w:sz w:val="24"/>
          <w:szCs w:val="24"/>
        </w:rPr>
        <w:t>–</w:t>
      </w:r>
      <w:r w:rsidRPr="00FF1314">
        <w:rPr>
          <w:rFonts w:ascii="Times New Roman" w:eastAsia="Times New Roman" w:hAnsi="Times New Roman" w:cs="Times New Roman"/>
          <w:b/>
          <w:sz w:val="24"/>
          <w:szCs w:val="24"/>
        </w:rPr>
        <w:t xml:space="preserve"> Luck</w:t>
      </w:r>
    </w:p>
    <w:p w:rsidR="006D2B23" w:rsidRPr="00FF1314"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6D2B23" w:rsidRPr="00FF1314"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FF1314">
        <w:rPr>
          <w:rFonts w:ascii="Times New Roman" w:eastAsia="Times New Roman" w:hAnsi="Times New Roman" w:cs="Times New Roman"/>
          <w:b/>
          <w:sz w:val="24"/>
          <w:szCs w:val="24"/>
        </w:rPr>
        <w:t>Introduction</w:t>
      </w:r>
    </w:p>
    <w:p w:rsidR="00E44090" w:rsidRDefault="00E44090" w:rsidP="00FF1314">
      <w:pPr>
        <w:shd w:val="clear" w:color="auto" w:fill="FFFFFF"/>
        <w:spacing w:after="0" w:line="240" w:lineRule="auto"/>
        <w:jc w:val="right"/>
        <w:rPr>
          <w:rFonts w:ascii="Times New Roman" w:eastAsia="Times New Roman" w:hAnsi="Times New Roman" w:cs="Times New Roman"/>
          <w:sz w:val="24"/>
          <w:szCs w:val="24"/>
          <w:highlight w:val="yellow"/>
        </w:rPr>
      </w:pPr>
    </w:p>
    <w:p w:rsidR="00E44090" w:rsidRDefault="00E44090"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02416B" w:rsidRDefault="00F97AD7"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Luck. Sometimes you have</w:t>
      </w:r>
      <w:r w:rsidR="00E44090">
        <w:rPr>
          <w:rFonts w:ascii="Times New Roman" w:eastAsia="Times New Roman" w:hAnsi="Times New Roman" w:cs="Times New Roman"/>
          <w:sz w:val="24"/>
          <w:szCs w:val="24"/>
        </w:rPr>
        <w:t xml:space="preserve"> it. Sometimes you don’t. It varies from one </w:t>
      </w:r>
      <w:ins w:id="115" w:author="Bill" w:date="2014-01-09T23:45:00Z">
        <w:r w:rsidR="00BF4034">
          <w:rPr>
            <w:rFonts w:ascii="Times New Roman" w:eastAsia="Times New Roman" w:hAnsi="Times New Roman" w:cs="Times New Roman"/>
            <w:sz w:val="24"/>
            <w:szCs w:val="24"/>
          </w:rPr>
          <w:t>time period</w:t>
        </w:r>
      </w:ins>
      <w:del w:id="116" w:author="Bill" w:date="2014-01-09T23:45:00Z">
        <w:r w:rsidR="00E44090" w:rsidDel="00BF4034">
          <w:rPr>
            <w:rFonts w:ascii="Times New Roman" w:eastAsia="Times New Roman" w:hAnsi="Times New Roman" w:cs="Times New Roman"/>
            <w:sz w:val="24"/>
            <w:szCs w:val="24"/>
          </w:rPr>
          <w:delText>p</w:delText>
        </w:r>
        <w:r w:rsidDel="00BF4034">
          <w:rPr>
            <w:rFonts w:ascii="Times New Roman" w:eastAsia="Times New Roman" w:hAnsi="Times New Roman" w:cs="Times New Roman"/>
            <w:sz w:val="24"/>
            <w:szCs w:val="24"/>
          </w:rPr>
          <w:delText>erson</w:delText>
        </w:r>
      </w:del>
      <w:r>
        <w:rPr>
          <w:rFonts w:ascii="Times New Roman" w:eastAsia="Times New Roman" w:hAnsi="Times New Roman" w:cs="Times New Roman"/>
          <w:sz w:val="24"/>
          <w:szCs w:val="24"/>
        </w:rPr>
        <w:t xml:space="preserve"> to the next. You have lots</w:t>
      </w:r>
      <w:r w:rsidR="00E44090">
        <w:rPr>
          <w:rFonts w:ascii="Times New Roman" w:eastAsia="Times New Roman" w:hAnsi="Times New Roman" w:cs="Times New Roman"/>
          <w:sz w:val="24"/>
          <w:szCs w:val="24"/>
        </w:rPr>
        <w:t xml:space="preserve"> at one time in your life, and then it’s nowhere to found during others!</w:t>
      </w:r>
      <w:r>
        <w:rPr>
          <w:rFonts w:ascii="Times New Roman" w:eastAsia="Times New Roman" w:hAnsi="Times New Roman" w:cs="Times New Roman"/>
          <w:sz w:val="24"/>
          <w:szCs w:val="24"/>
        </w:rPr>
        <w:t xml:space="preserve"> Let’s be real. Rarely is your</w:t>
      </w:r>
      <w:r w:rsidR="0002416B">
        <w:rPr>
          <w:rFonts w:ascii="Times New Roman" w:eastAsia="Times New Roman" w:hAnsi="Times New Roman" w:cs="Times New Roman"/>
          <w:sz w:val="24"/>
          <w:szCs w:val="24"/>
        </w:rPr>
        <w:t xml:space="preserve"> Luck </w:t>
      </w:r>
      <w:r>
        <w:rPr>
          <w:rFonts w:ascii="Times New Roman" w:eastAsia="Times New Roman" w:hAnsi="Times New Roman" w:cs="Times New Roman"/>
          <w:i/>
          <w:sz w:val="24"/>
          <w:szCs w:val="24"/>
        </w:rPr>
        <w:t>all</w:t>
      </w:r>
      <w:r w:rsidR="0002416B">
        <w:rPr>
          <w:rFonts w:ascii="Times New Roman" w:eastAsia="Times New Roman" w:hAnsi="Times New Roman" w:cs="Times New Roman"/>
          <w:i/>
          <w:sz w:val="24"/>
          <w:szCs w:val="24"/>
        </w:rPr>
        <w:t xml:space="preserve"> </w:t>
      </w:r>
      <w:r w:rsidR="0002416B">
        <w:rPr>
          <w:rFonts w:ascii="Times New Roman" w:eastAsia="Times New Roman" w:hAnsi="Times New Roman" w:cs="Times New Roman"/>
          <w:sz w:val="24"/>
          <w:szCs w:val="24"/>
        </w:rPr>
        <w:t xml:space="preserve">good or </w:t>
      </w:r>
      <w:r w:rsidR="0002416B">
        <w:rPr>
          <w:rFonts w:ascii="Times New Roman" w:eastAsia="Times New Roman" w:hAnsi="Times New Roman" w:cs="Times New Roman"/>
          <w:i/>
          <w:sz w:val="24"/>
          <w:szCs w:val="24"/>
        </w:rPr>
        <w:t xml:space="preserve">all </w:t>
      </w:r>
      <w:r>
        <w:rPr>
          <w:rFonts w:ascii="Times New Roman" w:eastAsia="Times New Roman" w:hAnsi="Times New Roman" w:cs="Times New Roman"/>
          <w:sz w:val="24"/>
          <w:szCs w:val="24"/>
        </w:rPr>
        <w:t>bad. Just as</w:t>
      </w:r>
      <w:r w:rsidR="0002416B">
        <w:rPr>
          <w:rFonts w:ascii="Times New Roman" w:eastAsia="Times New Roman" w:hAnsi="Times New Roman" w:cs="Times New Roman"/>
          <w:sz w:val="24"/>
          <w:szCs w:val="24"/>
        </w:rPr>
        <w:t xml:space="preserve"> life itself is compli</w:t>
      </w:r>
      <w:r>
        <w:rPr>
          <w:rFonts w:ascii="Times New Roman" w:eastAsia="Times New Roman" w:hAnsi="Times New Roman" w:cs="Times New Roman"/>
          <w:sz w:val="24"/>
          <w:szCs w:val="24"/>
        </w:rPr>
        <w:t>cated, so is your Luck</w:t>
      </w:r>
      <w:r w:rsidR="0002416B">
        <w:rPr>
          <w:rFonts w:ascii="Times New Roman" w:eastAsia="Times New Roman" w:hAnsi="Times New Roman" w:cs="Times New Roman"/>
          <w:sz w:val="24"/>
          <w:szCs w:val="24"/>
        </w:rPr>
        <w:t xml:space="preserve">. </w:t>
      </w:r>
    </w:p>
    <w:p w:rsidR="0002416B" w:rsidRDefault="0002416B" w:rsidP="006D2B23">
      <w:pPr>
        <w:shd w:val="clear" w:color="auto" w:fill="FFFFFF"/>
        <w:spacing w:after="0" w:line="240" w:lineRule="auto"/>
        <w:jc w:val="both"/>
        <w:rPr>
          <w:rFonts w:ascii="Times New Roman" w:eastAsia="Times New Roman" w:hAnsi="Times New Roman" w:cs="Times New Roman"/>
          <w:sz w:val="24"/>
          <w:szCs w:val="24"/>
        </w:rPr>
      </w:pPr>
    </w:p>
    <w:p w:rsidR="00E44090" w:rsidRPr="00CE4FF3" w:rsidRDefault="009E7A9F"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 help you deal with this complexity by taking a look at individual</w:t>
      </w:r>
      <w:r w:rsidR="0002416B">
        <w:rPr>
          <w:rFonts w:ascii="Times New Roman" w:eastAsia="Times New Roman" w:hAnsi="Times New Roman" w:cs="Times New Roman"/>
          <w:sz w:val="24"/>
          <w:szCs w:val="24"/>
        </w:rPr>
        <w:t xml:space="preserve"> indicators from your chart</w:t>
      </w:r>
      <w:r>
        <w:rPr>
          <w:rFonts w:ascii="Times New Roman" w:eastAsia="Times New Roman" w:hAnsi="Times New Roman" w:cs="Times New Roman"/>
          <w:sz w:val="24"/>
          <w:szCs w:val="24"/>
        </w:rPr>
        <w:t xml:space="preserve"> and </w:t>
      </w:r>
      <w:r w:rsidR="0002416B">
        <w:rPr>
          <w:rFonts w:ascii="Times New Roman" w:eastAsia="Times New Roman" w:hAnsi="Times New Roman" w:cs="Times New Roman"/>
          <w:sz w:val="24"/>
          <w:szCs w:val="24"/>
        </w:rPr>
        <w:t>finish</w:t>
      </w:r>
      <w:r>
        <w:rPr>
          <w:rFonts w:ascii="Times New Roman" w:eastAsia="Times New Roman" w:hAnsi="Times New Roman" w:cs="Times New Roman"/>
          <w:sz w:val="24"/>
          <w:szCs w:val="24"/>
        </w:rPr>
        <w:t>ing</w:t>
      </w:r>
      <w:r w:rsidR="0002416B">
        <w:rPr>
          <w:rFonts w:ascii="Times New Roman" w:eastAsia="Times New Roman" w:hAnsi="Times New Roman" w:cs="Times New Roman"/>
          <w:sz w:val="24"/>
          <w:szCs w:val="24"/>
        </w:rPr>
        <w:t xml:space="preserve"> up with an overall evaluation of your Luck.</w:t>
      </w:r>
      <w:r w:rsidR="00CE4FF3">
        <w:rPr>
          <w:rFonts w:ascii="Times New Roman" w:eastAsia="Times New Roman" w:hAnsi="Times New Roman" w:cs="Times New Roman"/>
          <w:sz w:val="24"/>
          <w:szCs w:val="24"/>
        </w:rPr>
        <w:t xml:space="preserve"> To get the m</w:t>
      </w:r>
      <w:r>
        <w:rPr>
          <w:rFonts w:ascii="Times New Roman" w:eastAsia="Times New Roman" w:hAnsi="Times New Roman" w:cs="Times New Roman"/>
          <w:sz w:val="24"/>
          <w:szCs w:val="24"/>
        </w:rPr>
        <w:t xml:space="preserve">ost out of this section, </w:t>
      </w:r>
      <w:r w:rsidR="00CE4FF3">
        <w:rPr>
          <w:rFonts w:ascii="Times New Roman" w:eastAsia="Times New Roman" w:hAnsi="Times New Roman" w:cs="Times New Roman"/>
          <w:sz w:val="24"/>
          <w:szCs w:val="24"/>
        </w:rPr>
        <w:t>focus on the details – not just your Luck rating</w:t>
      </w:r>
      <w:r>
        <w:rPr>
          <w:rFonts w:ascii="Times New Roman" w:eastAsia="Times New Roman" w:hAnsi="Times New Roman" w:cs="Times New Roman"/>
          <w:sz w:val="24"/>
          <w:szCs w:val="24"/>
        </w:rPr>
        <w:t xml:space="preserve"> or any one thing I say</w:t>
      </w:r>
      <w:r w:rsidR="00CE4F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‘Cause ultimately</w:t>
      </w:r>
      <w:r w:rsidR="00CE4FF3">
        <w:rPr>
          <w:rFonts w:ascii="Times New Roman" w:eastAsia="Times New Roman" w:hAnsi="Times New Roman" w:cs="Times New Roman"/>
          <w:sz w:val="24"/>
          <w:szCs w:val="24"/>
        </w:rPr>
        <w:t xml:space="preserve"> your success is going to be determined by your ability to understand what your strengths and limitations are, having the right attitude, and making an effort. Luck only reflects the </w:t>
      </w:r>
      <w:r w:rsidR="00CE4FF3">
        <w:rPr>
          <w:rFonts w:ascii="Times New Roman" w:eastAsia="Times New Roman" w:hAnsi="Times New Roman" w:cs="Times New Roman"/>
          <w:i/>
          <w:sz w:val="24"/>
          <w:szCs w:val="24"/>
        </w:rPr>
        <w:t xml:space="preserve">opportunities </w:t>
      </w:r>
      <w:r w:rsidR="00CE4FF3">
        <w:rPr>
          <w:rFonts w:ascii="Times New Roman" w:eastAsia="Times New Roman" w:hAnsi="Times New Roman" w:cs="Times New Roman"/>
          <w:sz w:val="24"/>
          <w:szCs w:val="24"/>
        </w:rPr>
        <w:t>a</w:t>
      </w:r>
      <w:r>
        <w:rPr>
          <w:rFonts w:ascii="Times New Roman" w:eastAsia="Times New Roman" w:hAnsi="Times New Roman" w:cs="Times New Roman"/>
          <w:sz w:val="24"/>
          <w:szCs w:val="24"/>
        </w:rPr>
        <w:t>fforded by Fate. But guess what?</w:t>
      </w:r>
      <w:r w:rsidR="00CE4FF3">
        <w:rPr>
          <w:rFonts w:ascii="Times New Roman" w:eastAsia="Times New Roman" w:hAnsi="Times New Roman" w:cs="Times New Roman"/>
          <w:sz w:val="24"/>
          <w:szCs w:val="24"/>
        </w:rPr>
        <w:t xml:space="preserve"> Your destiny is still in your hands. </w:t>
      </w:r>
    </w:p>
    <w:p w:rsidR="00E44090" w:rsidRDefault="00E44090"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E44090" w:rsidRDefault="00E44090"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791A13" w:rsidRPr="00FF1314" w:rsidRDefault="006D2B23" w:rsidP="006D2B23">
      <w:pPr>
        <w:shd w:val="clear" w:color="auto" w:fill="FFFFFF"/>
        <w:spacing w:after="0" w:line="240" w:lineRule="auto"/>
        <w:jc w:val="both"/>
        <w:rPr>
          <w:rFonts w:ascii="Times New Roman" w:eastAsia="Times New Roman" w:hAnsi="Times New Roman" w:cs="Times New Roman"/>
          <w:b/>
          <w:sz w:val="24"/>
          <w:szCs w:val="24"/>
        </w:rPr>
      </w:pPr>
      <w:commentRangeStart w:id="117"/>
      <w:commentRangeStart w:id="118"/>
      <w:r w:rsidRPr="00FF1314">
        <w:rPr>
          <w:rFonts w:ascii="Times New Roman" w:eastAsia="Times New Roman" w:hAnsi="Times New Roman" w:cs="Times New Roman"/>
          <w:b/>
          <w:sz w:val="24"/>
          <w:szCs w:val="24"/>
        </w:rPr>
        <w:t>Luck</w:t>
      </w:r>
      <w:commentRangeEnd w:id="117"/>
      <w:r w:rsidR="000148BE" w:rsidRPr="00FF1314">
        <w:rPr>
          <w:rStyle w:val="CommentReference"/>
          <w:b/>
        </w:rPr>
        <w:commentReference w:id="117"/>
      </w:r>
      <w:commentRangeEnd w:id="118"/>
      <w:r w:rsidR="00E96DF9" w:rsidRPr="00FF1314">
        <w:rPr>
          <w:rStyle w:val="CommentReference"/>
          <w:b/>
          <w:vanish/>
        </w:rPr>
        <w:commentReference w:id="118"/>
      </w:r>
      <w:r w:rsidRPr="00FF1314">
        <w:rPr>
          <w:rFonts w:ascii="Times New Roman" w:eastAsia="Times New Roman" w:hAnsi="Times New Roman" w:cs="Times New Roman"/>
          <w:b/>
          <w:sz w:val="24"/>
          <w:szCs w:val="24"/>
        </w:rPr>
        <w:t>.</w:t>
      </w:r>
    </w:p>
    <w:p w:rsidR="00791A13" w:rsidRDefault="00791A13" w:rsidP="006D2B23">
      <w:pPr>
        <w:shd w:val="clear" w:color="auto" w:fill="FFFFFF"/>
        <w:spacing w:after="0" w:line="240" w:lineRule="auto"/>
        <w:jc w:val="both"/>
        <w:rPr>
          <w:rFonts w:ascii="Times New Roman" w:eastAsia="Times New Roman" w:hAnsi="Times New Roman" w:cs="Times New Roman"/>
          <w:sz w:val="24"/>
          <w:szCs w:val="24"/>
        </w:rPr>
      </w:pPr>
    </w:p>
    <w:p w:rsidR="003F4060" w:rsidRDefault="00791A13"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You’re probably still wondering where Luck comes from. A very good question. It’s mainly  </w:t>
      </w:r>
      <w:r w:rsidR="001D0676">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matter of timing. </w:t>
      </w:r>
      <w:r w:rsidR="006D2B23" w:rsidRPr="006D2B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Start with your year, month, day and time of birth.</w:t>
      </w:r>
      <w:r w:rsidR="002F4AB2">
        <w:rPr>
          <w:rFonts w:ascii="Times New Roman" w:eastAsia="Times New Roman" w:hAnsi="Times New Roman" w:cs="Times New Roman"/>
          <w:sz w:val="24"/>
          <w:szCs w:val="24"/>
        </w:rPr>
        <w:t xml:space="preserve"> Each has an element and an animal sign.</w:t>
      </w:r>
      <w:r>
        <w:rPr>
          <w:rFonts w:ascii="Times New Roman" w:eastAsia="Times New Roman" w:hAnsi="Times New Roman" w:cs="Times New Roman"/>
          <w:sz w:val="24"/>
          <w:szCs w:val="24"/>
        </w:rPr>
        <w:t xml:space="preserve"> Add s</w:t>
      </w:r>
      <w:r w:rsidR="002F4AB2">
        <w:rPr>
          <w:rFonts w:ascii="Times New Roman" w:eastAsia="Times New Roman" w:hAnsi="Times New Roman" w:cs="Times New Roman"/>
          <w:sz w:val="24"/>
          <w:szCs w:val="24"/>
        </w:rPr>
        <w:t>ome stars to the mix. Then</w:t>
      </w:r>
      <w:r>
        <w:rPr>
          <w:rFonts w:ascii="Times New Roman" w:eastAsia="Times New Roman" w:hAnsi="Times New Roman" w:cs="Times New Roman"/>
          <w:sz w:val="24"/>
          <w:szCs w:val="24"/>
        </w:rPr>
        <w:t xml:space="preserve"> blend</w:t>
      </w:r>
      <w:r w:rsidR="00B63B49">
        <w:rPr>
          <w:rFonts w:ascii="Times New Roman" w:eastAsia="Times New Roman" w:hAnsi="Times New Roman" w:cs="Times New Roman"/>
          <w:sz w:val="24"/>
          <w:szCs w:val="24"/>
        </w:rPr>
        <w:t xml:space="preserve"> in Chinese ideas of balance, </w:t>
      </w:r>
      <w:r>
        <w:rPr>
          <w:rFonts w:ascii="Times New Roman" w:eastAsia="Times New Roman" w:hAnsi="Times New Roman" w:cs="Times New Roman"/>
          <w:sz w:val="24"/>
          <w:szCs w:val="24"/>
        </w:rPr>
        <w:t>harmony</w:t>
      </w:r>
      <w:r w:rsidR="00B63B49">
        <w:rPr>
          <w:rFonts w:ascii="Times New Roman" w:eastAsia="Times New Roman" w:hAnsi="Times New Roman" w:cs="Times New Roman"/>
          <w:sz w:val="24"/>
          <w:szCs w:val="24"/>
        </w:rPr>
        <w:t xml:space="preserve"> and (life) cycles</w:t>
      </w:r>
      <w:r>
        <w:rPr>
          <w:rFonts w:ascii="Times New Roman" w:eastAsia="Times New Roman" w:hAnsi="Times New Roman" w:cs="Times New Roman"/>
          <w:sz w:val="24"/>
          <w:szCs w:val="24"/>
        </w:rPr>
        <w:t>.</w:t>
      </w:r>
      <w:r w:rsidR="00B63B49">
        <w:rPr>
          <w:rFonts w:ascii="Times New Roman" w:eastAsia="Times New Roman" w:hAnsi="Times New Roman" w:cs="Times New Roman"/>
          <w:sz w:val="24"/>
          <w:szCs w:val="24"/>
        </w:rPr>
        <w:t xml:space="preserve"> Find indicators that put numbers to all those relationships. And, finally, add up the score.</w:t>
      </w:r>
    </w:p>
    <w:p w:rsidR="003F4060" w:rsidRDefault="003F4060" w:rsidP="006D2B23">
      <w:pPr>
        <w:shd w:val="clear" w:color="auto" w:fill="FFFFFF"/>
        <w:spacing w:after="0" w:line="240" w:lineRule="auto"/>
        <w:jc w:val="both"/>
        <w:rPr>
          <w:rFonts w:ascii="Times New Roman" w:eastAsia="Times New Roman" w:hAnsi="Times New Roman" w:cs="Times New Roman"/>
          <w:sz w:val="24"/>
          <w:szCs w:val="24"/>
        </w:rPr>
      </w:pPr>
    </w:p>
    <w:p w:rsidR="005C0CDB" w:rsidRDefault="003F4060"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 use at least ten indicators to determine it. These are</w:t>
      </w:r>
      <w:r w:rsidR="005C0CDB">
        <w:rPr>
          <w:rFonts w:ascii="Times New Roman" w:eastAsia="Times New Roman" w:hAnsi="Times New Roman" w:cs="Times New Roman"/>
          <w:sz w:val="24"/>
          <w:szCs w:val="24"/>
        </w:rPr>
        <w:t xml:space="preserve"> not</w:t>
      </w:r>
      <w:r>
        <w:rPr>
          <w:rFonts w:ascii="Times New Roman" w:eastAsia="Times New Roman" w:hAnsi="Times New Roman" w:cs="Times New Roman"/>
          <w:sz w:val="24"/>
          <w:szCs w:val="24"/>
        </w:rPr>
        <w:t xml:space="preserve"> just something I dreamed up. They’re from your chart. Some have to do with the five elements of Chinese Astrology. Others</w:t>
      </w:r>
      <w:r w:rsidR="005C0CDB">
        <w:rPr>
          <w:rFonts w:ascii="Times New Roman" w:eastAsia="Times New Roman" w:hAnsi="Times New Roman" w:cs="Times New Roman"/>
          <w:sz w:val="24"/>
          <w:szCs w:val="24"/>
        </w:rPr>
        <w:t xml:space="preserve"> relate to your Four Pillars, in other words, your year, month, day and time (if you know it) of birth. The </w:t>
      </w:r>
      <w:r w:rsidR="005C0CDB">
        <w:rPr>
          <w:rFonts w:ascii="Times New Roman" w:eastAsia="Times New Roman" w:hAnsi="Times New Roman" w:cs="Times New Roman"/>
          <w:sz w:val="24"/>
          <w:szCs w:val="24"/>
        </w:rPr>
        <w:lastRenderedPageBreak/>
        <w:t>remaining ones come from major stars that influence your life. In a moment I’ll give you</w:t>
      </w:r>
      <w:r w:rsidR="00B63B49">
        <w:rPr>
          <w:rFonts w:ascii="Times New Roman" w:eastAsia="Times New Roman" w:hAnsi="Times New Roman" w:cs="Times New Roman"/>
          <w:sz w:val="24"/>
          <w:szCs w:val="24"/>
        </w:rPr>
        <w:t xml:space="preserve"> a short explanation for each</w:t>
      </w:r>
      <w:r w:rsidR="009E16C3">
        <w:rPr>
          <w:rFonts w:ascii="Times New Roman" w:eastAsia="Times New Roman" w:hAnsi="Times New Roman" w:cs="Times New Roman"/>
          <w:sz w:val="24"/>
          <w:szCs w:val="24"/>
        </w:rPr>
        <w:t>.</w:t>
      </w:r>
    </w:p>
    <w:p w:rsidR="005C0CDB" w:rsidRDefault="005C0CDB" w:rsidP="006D2B23">
      <w:pPr>
        <w:shd w:val="clear" w:color="auto" w:fill="FFFFFF"/>
        <w:spacing w:after="0" w:line="240" w:lineRule="auto"/>
        <w:jc w:val="both"/>
        <w:rPr>
          <w:rFonts w:ascii="Times New Roman" w:eastAsia="Times New Roman" w:hAnsi="Times New Roman" w:cs="Times New Roman"/>
          <w:sz w:val="24"/>
          <w:szCs w:val="24"/>
        </w:rPr>
      </w:pPr>
    </w:p>
    <w:p w:rsidR="005C0CDB" w:rsidRDefault="009E16C3"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B63B49">
        <w:rPr>
          <w:rFonts w:ascii="Times New Roman" w:eastAsia="Times New Roman" w:hAnsi="Times New Roman" w:cs="Times New Roman"/>
          <w:sz w:val="24"/>
          <w:szCs w:val="24"/>
        </w:rPr>
        <w:t>o let’</w:t>
      </w:r>
      <w:r>
        <w:rPr>
          <w:rFonts w:ascii="Times New Roman" w:eastAsia="Times New Roman" w:hAnsi="Times New Roman" w:cs="Times New Roman"/>
          <w:sz w:val="24"/>
          <w:szCs w:val="24"/>
        </w:rPr>
        <w:t xml:space="preserve">s get to </w:t>
      </w:r>
      <w:ins w:id="119" w:author="Bill" w:date="2014-01-09T23:48:00Z">
        <w:r w:rsidR="00BF4034">
          <w:rPr>
            <w:rFonts w:ascii="Times New Roman" w:eastAsia="Times New Roman" w:hAnsi="Times New Roman" w:cs="Times New Roman"/>
            <w:sz w:val="24"/>
            <w:szCs w:val="24"/>
          </w:rPr>
          <w:t>it</w:t>
        </w:r>
      </w:ins>
      <w:del w:id="120" w:author="Bill" w:date="2014-01-09T23:48:00Z">
        <w:r w:rsidDel="00BF4034">
          <w:rPr>
            <w:rFonts w:ascii="Times New Roman" w:eastAsia="Times New Roman" w:hAnsi="Times New Roman" w:cs="Times New Roman"/>
            <w:sz w:val="24"/>
            <w:szCs w:val="24"/>
          </w:rPr>
          <w:delText>the report</w:delText>
        </w:r>
      </w:del>
      <w:r w:rsidR="00B63B49">
        <w:rPr>
          <w:rFonts w:ascii="Times New Roman" w:eastAsia="Times New Roman" w:hAnsi="Times New Roman" w:cs="Times New Roman"/>
          <w:sz w:val="24"/>
          <w:szCs w:val="24"/>
        </w:rPr>
        <w:t>.</w:t>
      </w:r>
    </w:p>
    <w:p w:rsidR="005C0CDB" w:rsidRDefault="005C0CDB" w:rsidP="006D2B23">
      <w:pPr>
        <w:shd w:val="clear" w:color="auto" w:fill="FFFFFF"/>
        <w:spacing w:after="0" w:line="240" w:lineRule="auto"/>
        <w:jc w:val="both"/>
        <w:rPr>
          <w:rFonts w:ascii="Times New Roman" w:eastAsia="Times New Roman" w:hAnsi="Times New Roman" w:cs="Times New Roman"/>
          <w:sz w:val="24"/>
          <w:szCs w:val="24"/>
        </w:rPr>
      </w:pPr>
    </w:p>
    <w:p w:rsidR="006D2B23" w:rsidRPr="005C0CDB" w:rsidRDefault="005C0CDB" w:rsidP="006D2B23">
      <w:pPr>
        <w:shd w:val="clear" w:color="auto" w:fill="FFFFFF"/>
        <w:spacing w:after="0" w:line="240" w:lineRule="auto"/>
        <w:jc w:val="both"/>
        <w:rPr>
          <w:rFonts w:ascii="Times New Roman" w:eastAsia="Times New Roman" w:hAnsi="Times New Roman" w:cs="Times New Roman"/>
          <w:b/>
          <w:sz w:val="24"/>
          <w:szCs w:val="24"/>
        </w:rPr>
      </w:pPr>
      <w:r w:rsidRPr="005C0CDB">
        <w:rPr>
          <w:rFonts w:ascii="Times New Roman" w:eastAsia="Times New Roman" w:hAnsi="Times New Roman" w:cs="Times New Roman"/>
          <w:b/>
          <w:sz w:val="24"/>
          <w:szCs w:val="24"/>
        </w:rPr>
        <w:t>What the Elements Say</w:t>
      </w:r>
      <w:r w:rsidR="00B63B49" w:rsidRPr="005C0CDB">
        <w:rPr>
          <w:rFonts w:ascii="Times New Roman" w:eastAsia="Times New Roman" w:hAnsi="Times New Roman" w:cs="Times New Roman"/>
          <w:b/>
          <w:sz w:val="24"/>
          <w:szCs w:val="24"/>
        </w:rPr>
        <w:t xml:space="preserve">  </w:t>
      </w:r>
      <w:r w:rsidR="002F4AB2" w:rsidRPr="005C0CDB">
        <w:rPr>
          <w:rFonts w:ascii="Times New Roman" w:eastAsia="Times New Roman" w:hAnsi="Times New Roman" w:cs="Times New Roman"/>
          <w:b/>
          <w:sz w:val="24"/>
          <w:szCs w:val="24"/>
        </w:rPr>
        <w:t xml:space="preserve"> </w:t>
      </w:r>
    </w:p>
    <w:p w:rsidR="00110E91"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110E91" w:rsidRDefault="00110E91" w:rsidP="006D2B23">
      <w:pPr>
        <w:shd w:val="clear" w:color="auto" w:fill="FFFFFF"/>
        <w:spacing w:after="0" w:line="180" w:lineRule="atLeast"/>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FF1314">
        <w:rPr>
          <w:rFonts w:ascii="Times New Roman" w:eastAsia="Times New Roman" w:hAnsi="Times New Roman" w:cs="Times New Roman"/>
          <w:b/>
          <w:bCs/>
          <w:sz w:val="24"/>
          <w:szCs w:val="24"/>
        </w:rPr>
        <w:t xml:space="preserve">Element </w:t>
      </w:r>
      <w:r w:rsidR="00FF1314">
        <w:rPr>
          <w:rFonts w:ascii="Times New Roman" w:eastAsia="Times New Roman" w:hAnsi="Times New Roman" w:cs="Times New Roman"/>
          <w:b/>
          <w:bCs/>
          <w:sz w:val="24"/>
          <w:szCs w:val="24"/>
        </w:rPr>
        <w:t>M</w:t>
      </w:r>
      <w:commentRangeStart w:id="121"/>
      <w:r w:rsidRPr="00FF1314">
        <w:rPr>
          <w:rFonts w:ascii="Times New Roman" w:eastAsia="Times New Roman" w:hAnsi="Times New Roman" w:cs="Times New Roman"/>
          <w:b/>
          <w:bCs/>
          <w:sz w:val="24"/>
          <w:szCs w:val="24"/>
        </w:rPr>
        <w:t>ix</w:t>
      </w:r>
      <w:commentRangeEnd w:id="121"/>
      <w:r w:rsidR="000148BE" w:rsidRPr="00FF1314">
        <w:rPr>
          <w:rStyle w:val="CommentReference"/>
        </w:rPr>
        <w:commentReference w:id="121"/>
      </w: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del w:id="122" w:author="Bill" w:date="2014-01-09T23:48:00Z">
        <w:r w:rsidDel="005D0D97">
          <w:rPr>
            <w:rFonts w:ascii="Times New Roman" w:eastAsia="Times New Roman" w:hAnsi="Times New Roman" w:cs="Times New Roman"/>
            <w:sz w:val="24"/>
            <w:szCs w:val="24"/>
          </w:rPr>
          <w:delText xml:space="preserve">Ah, the mighty elements. </w:delText>
        </w:r>
      </w:del>
      <w:r>
        <w:rPr>
          <w:rFonts w:ascii="Times New Roman" w:eastAsia="Times New Roman" w:hAnsi="Times New Roman" w:cs="Times New Roman"/>
          <w:sz w:val="24"/>
          <w:szCs w:val="24"/>
        </w:rPr>
        <w:t xml:space="preserve">In Chinese Astrology, the elements are just as important as your animal sign. What are these elements? Glad you asked. The five elements in </w:t>
      </w:r>
      <w:del w:id="123" w:author="Bill" w:date="2014-01-09T23:49:00Z">
        <w:r w:rsidDel="00D25899">
          <w:rPr>
            <w:rFonts w:ascii="Times New Roman" w:eastAsia="Times New Roman" w:hAnsi="Times New Roman" w:cs="Times New Roman"/>
            <w:sz w:val="24"/>
            <w:szCs w:val="24"/>
          </w:rPr>
          <w:delText xml:space="preserve">Chinese Astrology </w:delText>
        </w:r>
      </w:del>
      <w:r>
        <w:rPr>
          <w:rFonts w:ascii="Times New Roman" w:eastAsia="Times New Roman" w:hAnsi="Times New Roman" w:cs="Times New Roman"/>
          <w:sz w:val="24"/>
          <w:szCs w:val="24"/>
        </w:rPr>
        <w:t xml:space="preserve">are: </w:t>
      </w:r>
      <w:del w:id="124" w:author="Bill" w:date="2014-01-09T23:50:00Z">
        <w:r w:rsidDel="00D25899">
          <w:rPr>
            <w:rFonts w:ascii="Times New Roman" w:eastAsia="Times New Roman" w:hAnsi="Times New Roman" w:cs="Times New Roman"/>
            <w:sz w:val="24"/>
            <w:szCs w:val="24"/>
          </w:rPr>
          <w:delText xml:space="preserve">Fire, Metal, Earth, </w:delText>
        </w:r>
      </w:del>
      <w:r>
        <w:rPr>
          <w:rFonts w:ascii="Times New Roman" w:eastAsia="Times New Roman" w:hAnsi="Times New Roman" w:cs="Times New Roman"/>
          <w:sz w:val="24"/>
          <w:szCs w:val="24"/>
        </w:rPr>
        <w:t xml:space="preserve">Wood, </w:t>
      </w:r>
      <w:ins w:id="125" w:author="Bill" w:date="2014-01-09T23:50:00Z">
        <w:r w:rsidR="00D25899">
          <w:rPr>
            <w:rFonts w:ascii="Times New Roman" w:eastAsia="Times New Roman" w:hAnsi="Times New Roman" w:cs="Times New Roman"/>
            <w:sz w:val="24"/>
            <w:szCs w:val="24"/>
          </w:rPr>
          <w:t xml:space="preserve">Fire, Earth, Metal </w:t>
        </w:r>
      </w:ins>
      <w:r>
        <w:rPr>
          <w:rFonts w:ascii="Times New Roman" w:eastAsia="Times New Roman" w:hAnsi="Times New Roman" w:cs="Times New Roman"/>
          <w:sz w:val="24"/>
          <w:szCs w:val="24"/>
        </w:rPr>
        <w:t>and Water.</w:t>
      </w: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hold on. You don’t just have one element. </w:t>
      </w: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r w:rsidR="005C0CDB">
        <w:rPr>
          <w:rFonts w:ascii="Times New Roman" w:eastAsia="Times New Roman" w:hAnsi="Times New Roman" w:cs="Times New Roman"/>
          <w:sz w:val="24"/>
          <w:szCs w:val="24"/>
        </w:rPr>
        <w:t>every animal sign has a native or fixed element. And</w:t>
      </w:r>
      <w:r>
        <w:rPr>
          <w:rFonts w:ascii="Times New Roman" w:eastAsia="Times New Roman" w:hAnsi="Times New Roman" w:cs="Times New Roman"/>
          <w:sz w:val="24"/>
          <w:szCs w:val="24"/>
        </w:rPr>
        <w:t xml:space="preserve"> in your birth chart, you</w:t>
      </w:r>
      <w:r w:rsidR="005C0CDB">
        <w:rPr>
          <w:rFonts w:ascii="Times New Roman" w:eastAsia="Times New Roman" w:hAnsi="Times New Roman" w:cs="Times New Roman"/>
          <w:sz w:val="24"/>
          <w:szCs w:val="24"/>
        </w:rPr>
        <w:t xml:space="preserve"> have a mix of elements</w:t>
      </w:r>
      <w:r>
        <w:rPr>
          <w:rFonts w:ascii="Times New Roman" w:eastAsia="Times New Roman" w:hAnsi="Times New Roman" w:cs="Times New Roman"/>
          <w:sz w:val="24"/>
          <w:szCs w:val="24"/>
        </w:rPr>
        <w:t>.</w:t>
      </w:r>
      <w:r w:rsidR="005C0C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 what?</w:t>
      </w: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p>
    <w:p w:rsidR="00E96DF9" w:rsidRDefault="00E96DF9"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Well, let’s break this down further. Let’s say you were born in February of 1983 – the year of the Water Pig. But depending on the month, day, and exact time y</w:t>
      </w:r>
      <w:r w:rsidR="005C0CDB">
        <w:rPr>
          <w:rFonts w:ascii="Times New Roman" w:eastAsia="Times New Roman" w:hAnsi="Times New Roman" w:cs="Times New Roman"/>
          <w:sz w:val="24"/>
          <w:szCs w:val="24"/>
        </w:rPr>
        <w:t xml:space="preserve">ou were born, you are going to </w:t>
      </w:r>
      <w:r>
        <w:rPr>
          <w:rFonts w:ascii="Times New Roman" w:eastAsia="Times New Roman" w:hAnsi="Times New Roman" w:cs="Times New Roman"/>
          <w:sz w:val="24"/>
          <w:szCs w:val="24"/>
        </w:rPr>
        <w:t xml:space="preserve">carry the influence of those elements as well. For example, maybe it’s a Fire month, a Fire day, and a Water hour when you were born. This would mean you have a dominant amount of Fire and </w:t>
      </w:r>
      <w:r w:rsidR="008F31CF">
        <w:rPr>
          <w:rFonts w:ascii="Times New Roman" w:eastAsia="Times New Roman" w:hAnsi="Times New Roman" w:cs="Times New Roman"/>
          <w:sz w:val="24"/>
          <w:szCs w:val="24"/>
        </w:rPr>
        <w:t>Water in your chart. Get it? This</w:t>
      </w:r>
      <w:r>
        <w:rPr>
          <w:rFonts w:ascii="Times New Roman" w:eastAsia="Times New Roman" w:hAnsi="Times New Roman" w:cs="Times New Roman"/>
          <w:sz w:val="24"/>
          <w:szCs w:val="24"/>
        </w:rPr>
        <w:t xml:space="preserve"> c</w:t>
      </w:r>
      <w:r w:rsidR="008F31CF">
        <w:rPr>
          <w:rFonts w:ascii="Times New Roman" w:eastAsia="Times New Roman" w:hAnsi="Times New Roman" w:cs="Times New Roman"/>
          <w:sz w:val="24"/>
          <w:szCs w:val="24"/>
        </w:rPr>
        <w:t>ombination is important for your Luck</w:t>
      </w:r>
      <w:r>
        <w:rPr>
          <w:rFonts w:ascii="Times New Roman" w:eastAsia="Times New Roman" w:hAnsi="Times New Roman" w:cs="Times New Roman"/>
          <w:sz w:val="24"/>
          <w:szCs w:val="24"/>
        </w:rPr>
        <w:t xml:space="preserve">. </w:t>
      </w:r>
    </w:p>
    <w:p w:rsidR="005D4FAF" w:rsidRDefault="005D4FAF" w:rsidP="006D2B23">
      <w:pPr>
        <w:shd w:val="clear" w:color="auto" w:fill="FFFFFF"/>
        <w:spacing w:after="0" w:line="240" w:lineRule="auto"/>
        <w:jc w:val="both"/>
        <w:rPr>
          <w:rFonts w:ascii="Times New Roman" w:eastAsia="Times New Roman" w:hAnsi="Times New Roman" w:cs="Times New Roman"/>
          <w:sz w:val="24"/>
          <w:szCs w:val="24"/>
        </w:rPr>
      </w:pPr>
    </w:p>
    <w:p w:rsidR="005D4FAF" w:rsidRDefault="000E21E8"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that’s where I</w:t>
      </w:r>
      <w:r w:rsidR="005D4FAF">
        <w:rPr>
          <w:rFonts w:ascii="Times New Roman" w:eastAsia="Times New Roman" w:hAnsi="Times New Roman" w:cs="Times New Roman"/>
          <w:sz w:val="24"/>
          <w:szCs w:val="24"/>
        </w:rPr>
        <w:t xml:space="preserve">’ll start. This first indicator focuses on balance. Do you have too much of this or too little of </w:t>
      </w:r>
      <w:r w:rsidR="00E96DF9">
        <w:rPr>
          <w:rFonts w:ascii="Times New Roman" w:eastAsia="Times New Roman" w:hAnsi="Times New Roman" w:cs="Times New Roman"/>
          <w:sz w:val="24"/>
          <w:szCs w:val="24"/>
        </w:rPr>
        <w:t>a certain element</w:t>
      </w:r>
      <w:r w:rsidR="005D4FAF">
        <w:rPr>
          <w:rFonts w:ascii="Times New Roman" w:eastAsia="Times New Roman" w:hAnsi="Times New Roman" w:cs="Times New Roman"/>
          <w:sz w:val="24"/>
          <w:szCs w:val="24"/>
        </w:rPr>
        <w:t>?</w:t>
      </w:r>
      <w:r w:rsidR="00E96DF9">
        <w:rPr>
          <w:rFonts w:ascii="Times New Roman" w:eastAsia="Times New Roman" w:hAnsi="Times New Roman" w:cs="Times New Roman"/>
          <w:sz w:val="24"/>
          <w:szCs w:val="24"/>
        </w:rPr>
        <w:t xml:space="preserve"> Or is your mix just right? B</w:t>
      </w:r>
      <w:r w:rsidR="005D4FAF">
        <w:rPr>
          <w:rFonts w:ascii="Times New Roman" w:eastAsia="Times New Roman" w:hAnsi="Times New Roman" w:cs="Times New Roman"/>
          <w:sz w:val="24"/>
          <w:szCs w:val="24"/>
        </w:rPr>
        <w:t>alance equals good Luck while excesses and shortages</w:t>
      </w:r>
      <w:r w:rsidR="00E96DF9">
        <w:rPr>
          <w:rFonts w:ascii="Times New Roman" w:eastAsia="Times New Roman" w:hAnsi="Times New Roman" w:cs="Times New Roman"/>
          <w:sz w:val="24"/>
          <w:szCs w:val="24"/>
        </w:rPr>
        <w:t xml:space="preserve"> – well, you may get</w:t>
      </w:r>
      <w:r w:rsidR="005D4FAF">
        <w:rPr>
          <w:rFonts w:ascii="Times New Roman" w:eastAsia="Times New Roman" w:hAnsi="Times New Roman" w:cs="Times New Roman"/>
          <w:sz w:val="24"/>
          <w:szCs w:val="24"/>
        </w:rPr>
        <w:t xml:space="preserve"> the other kind.</w:t>
      </w:r>
    </w:p>
    <w:p w:rsidR="005D4FAF" w:rsidRDefault="005D4FAF" w:rsidP="006D2B23">
      <w:pPr>
        <w:shd w:val="clear" w:color="auto" w:fill="FFFFFF"/>
        <w:spacing w:after="0" w:line="240" w:lineRule="auto"/>
        <w:jc w:val="both"/>
        <w:rPr>
          <w:rFonts w:ascii="Times New Roman" w:eastAsia="Times New Roman" w:hAnsi="Times New Roman" w:cs="Times New Roman"/>
          <w:sz w:val="24"/>
          <w:szCs w:val="24"/>
        </w:rPr>
      </w:pPr>
    </w:p>
    <w:p w:rsidR="00CD2449" w:rsidRDefault="00CD2449" w:rsidP="006D2B2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here are your elements</w:t>
      </w:r>
      <w:r w:rsidR="006D2B23" w:rsidRPr="00CD24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32220. This is a little bit </w:t>
      </w:r>
      <w:r w:rsidR="006D2B23" w:rsidRPr="006D2B23">
        <w:rPr>
          <w:rFonts w:ascii="Times New Roman" w:eastAsia="Times New Roman" w:hAnsi="Times New Roman" w:cs="Times New Roman"/>
          <w:sz w:val="24"/>
          <w:szCs w:val="24"/>
        </w:rPr>
        <w:t xml:space="preserve">unbalanced but relatively normal, showing one strong, three, approximately average and one weak area in terms of your capabilities and life stages. This is LUCKY, as you should have </w:t>
      </w:r>
      <w:r>
        <w:rPr>
          <w:rFonts w:ascii="Times New Roman" w:eastAsia="Times New Roman" w:hAnsi="Times New Roman" w:cs="Times New Roman"/>
          <w:sz w:val="24"/>
          <w:szCs w:val="24"/>
        </w:rPr>
        <w:t>enough</w:t>
      </w:r>
      <w:r w:rsidR="006D2B23" w:rsidRPr="006D2B23">
        <w:rPr>
          <w:rFonts w:ascii="Times New Roman" w:eastAsia="Times New Roman" w:hAnsi="Times New Roman" w:cs="Times New Roman"/>
          <w:sz w:val="24"/>
          <w:szCs w:val="24"/>
        </w:rPr>
        <w:t xml:space="preserve"> chi (energy/life force) to take advantage of opportunities and to deal with problems during most of your life, with possibly one period of significant weakness. </w:t>
      </w:r>
    </w:p>
    <w:p w:rsidR="006D2B23" w:rsidRPr="00A561BF" w:rsidRDefault="006D2B23" w:rsidP="006D2B23">
      <w:pPr>
        <w:shd w:val="clear" w:color="auto" w:fill="FFFFFF"/>
        <w:spacing w:after="0" w:line="240" w:lineRule="auto"/>
        <w:rPr>
          <w:rFonts w:ascii="Times New Roman" w:eastAsia="Times New Roman" w:hAnsi="Times New Roman" w:cs="Times New Roman"/>
          <w:sz w:val="24"/>
          <w:szCs w:val="24"/>
        </w:rPr>
      </w:pPr>
    </w:p>
    <w:p w:rsidR="006D2B23" w:rsidRPr="00A561BF" w:rsidRDefault="00FF1314" w:rsidP="006D2B23">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C</w:t>
      </w:r>
      <w:r w:rsidR="006D2B23" w:rsidRPr="00A561BF">
        <w:rPr>
          <w:rFonts w:ascii="Times New Roman" w:eastAsia="Times New Roman" w:hAnsi="Times New Roman" w:cs="Times New Roman"/>
          <w:b/>
          <w:bCs/>
          <w:sz w:val="24"/>
          <w:szCs w:val="24"/>
        </w:rPr>
        <w:t>ycle</w:t>
      </w:r>
    </w:p>
    <w:p w:rsidR="005D4FAF" w:rsidRDefault="005D4FAF"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BF5193" w:rsidRDefault="00BF5193" w:rsidP="00BF5193">
      <w:pPr>
        <w:rPr>
          <w:rFonts w:ascii="Times New Roman" w:hAnsi="Times New Roman"/>
          <w:sz w:val="24"/>
        </w:rPr>
      </w:pPr>
      <w:r>
        <w:rPr>
          <w:rFonts w:ascii="Times New Roman" w:hAnsi="Times New Roman"/>
          <w:sz w:val="24"/>
        </w:rPr>
        <w:t xml:space="preserve">Now let’s take a look at the Element Cycle. </w:t>
      </w:r>
    </w:p>
    <w:p w:rsidR="00BF5193" w:rsidRPr="00BF5193" w:rsidRDefault="00BF5193" w:rsidP="00BF5193">
      <w:pPr>
        <w:rPr>
          <w:rFonts w:ascii="Times New Roman" w:hAnsi="Times New Roman"/>
          <w:sz w:val="24"/>
        </w:rPr>
      </w:pPr>
      <w:r w:rsidRPr="00BF5193">
        <w:rPr>
          <w:rFonts w:ascii="Times New Roman" w:hAnsi="Times New Roman"/>
          <w:sz w:val="24"/>
        </w:rPr>
        <w:t xml:space="preserve">Each element – Water, Wood, Fire, Earth, and Metal – has constructive (positive), or destructive  (negative) relationships with the other elements. These connections explain why two people of the same year sign can be completely different, why partners can clash, and why you fare better in certain years than in others. </w:t>
      </w:r>
      <w:r>
        <w:rPr>
          <w:rFonts w:ascii="Times New Roman" w:hAnsi="Times New Roman"/>
          <w:sz w:val="24"/>
        </w:rPr>
        <w:t>Not only that, but different elements influence the five stages of life</w:t>
      </w:r>
      <w:r w:rsidRPr="00BF5193">
        <w:rPr>
          <w:rFonts w:ascii="Times New Roman" w:hAnsi="Times New Roman"/>
          <w:sz w:val="24"/>
        </w:rPr>
        <w:t xml:space="preserve">: </w:t>
      </w:r>
      <w:r>
        <w:rPr>
          <w:rFonts w:ascii="Times New Roman" w:eastAsia="Times New Roman" w:hAnsi="Times New Roman" w:cs="Times New Roman"/>
          <w:bCs/>
          <w:sz w:val="24"/>
          <w:szCs w:val="24"/>
        </w:rPr>
        <w:t>birth, education</w:t>
      </w:r>
      <w:r w:rsidRPr="00BF5193">
        <w:rPr>
          <w:rFonts w:ascii="Times New Roman" w:eastAsia="Times New Roman" w:hAnsi="Times New Roman" w:cs="Times New Roman"/>
          <w:bCs/>
          <w:sz w:val="24"/>
          <w:szCs w:val="24"/>
        </w:rPr>
        <w:t>, maturation, mid-life and retirement</w:t>
      </w:r>
      <w:r>
        <w:rPr>
          <w:rFonts w:ascii="Times New Roman" w:eastAsia="Times New Roman" w:hAnsi="Times New Roman" w:cs="Times New Roman"/>
          <w:bCs/>
          <w:sz w:val="24"/>
          <w:szCs w:val="24"/>
        </w:rPr>
        <w:t xml:space="preserve">. Before you get confused, check out the </w:t>
      </w:r>
      <w:r>
        <w:rPr>
          <w:rFonts w:ascii="Times New Roman" w:eastAsia="Times New Roman" w:hAnsi="Times New Roman" w:cs="Times New Roman"/>
          <w:bCs/>
          <w:sz w:val="24"/>
          <w:szCs w:val="24"/>
        </w:rPr>
        <w:lastRenderedPageBreak/>
        <w:t xml:space="preserve">graphic below and let’s take a look at the constructive (positive) elements relationships and the destructive (negative) ones. </w:t>
      </w:r>
    </w:p>
    <w:p w:rsidR="00BF5193" w:rsidRDefault="00BF5193" w:rsidP="00BF5193">
      <w:pPr>
        <w:rPr>
          <w:rFonts w:ascii="Times New Roman" w:hAnsi="Times New Roman"/>
          <w:b/>
          <w:sz w:val="24"/>
        </w:rPr>
      </w:pPr>
      <w:r w:rsidRPr="00BF5193">
        <w:rPr>
          <w:rFonts w:ascii="Times New Roman" w:hAnsi="Times New Roman"/>
          <w:b/>
          <w:sz w:val="24"/>
        </w:rPr>
        <w:t>Constructive</w:t>
      </w:r>
      <w:r>
        <w:rPr>
          <w:rFonts w:ascii="Times New Roman" w:hAnsi="Times New Roman"/>
          <w:b/>
          <w:sz w:val="24"/>
        </w:rPr>
        <w:t xml:space="preserve"> Element Relationships</w:t>
      </w:r>
    </w:p>
    <w:p w:rsidR="00BF5193" w:rsidRPr="00BF5193" w:rsidRDefault="00BF5193" w:rsidP="00BF5193">
      <w:pPr>
        <w:rPr>
          <w:rFonts w:ascii="Times New Roman" w:hAnsi="Times New Roman"/>
          <w:sz w:val="24"/>
        </w:rPr>
      </w:pPr>
      <w:r w:rsidRPr="00BF5193">
        <w:rPr>
          <w:rFonts w:ascii="Times New Roman" w:hAnsi="Times New Roman"/>
          <w:sz w:val="24"/>
        </w:rPr>
        <w:t>These relationships are said to be nurturing, supp</w:t>
      </w:r>
      <w:r>
        <w:rPr>
          <w:rFonts w:ascii="Times New Roman" w:hAnsi="Times New Roman"/>
          <w:sz w:val="24"/>
        </w:rPr>
        <w:t>ortive, and conducive to growth:</w:t>
      </w:r>
    </w:p>
    <w:p w:rsidR="00BF5193" w:rsidRDefault="00BF5193" w:rsidP="00BF5193">
      <w:pPr>
        <w:rPr>
          <w:rFonts w:ascii="Times New Roman" w:hAnsi="Times New Roman"/>
          <w:sz w:val="24"/>
        </w:rPr>
      </w:pPr>
      <w:r w:rsidRPr="00FF1314">
        <w:rPr>
          <w:rFonts w:ascii="Times New Roman" w:hAnsi="Times New Roman"/>
          <w:b/>
          <w:color w:val="0000FF"/>
          <w:sz w:val="24"/>
        </w:rPr>
        <w:t>Water</w:t>
      </w:r>
      <w:r w:rsidRPr="00BF5193">
        <w:rPr>
          <w:rFonts w:ascii="Times New Roman" w:hAnsi="Times New Roman"/>
          <w:sz w:val="24"/>
        </w:rPr>
        <w:t xml:space="preserve"> can gener</w:t>
      </w:r>
      <w:r>
        <w:rPr>
          <w:rFonts w:ascii="Times New Roman" w:hAnsi="Times New Roman"/>
          <w:sz w:val="24"/>
        </w:rPr>
        <w:t xml:space="preserve">ate </w:t>
      </w:r>
      <w:r w:rsidRPr="00FF1314">
        <w:rPr>
          <w:rFonts w:ascii="Times New Roman" w:hAnsi="Times New Roman"/>
          <w:b/>
          <w:color w:val="984806" w:themeColor="accent6" w:themeShade="80"/>
          <w:sz w:val="24"/>
        </w:rPr>
        <w:t>Wood</w:t>
      </w:r>
      <w:r w:rsidR="003F4060">
        <w:rPr>
          <w:rFonts w:ascii="Times New Roman" w:hAnsi="Times New Roman"/>
          <w:sz w:val="24"/>
        </w:rPr>
        <w:t xml:space="preserve"> by helping plants</w:t>
      </w:r>
      <w:r>
        <w:rPr>
          <w:rFonts w:ascii="Times New Roman" w:hAnsi="Times New Roman"/>
          <w:sz w:val="24"/>
        </w:rPr>
        <w:t xml:space="preserve"> grow</w:t>
      </w:r>
    </w:p>
    <w:p w:rsidR="00BF5193" w:rsidRDefault="00BF5193" w:rsidP="00BF5193">
      <w:pPr>
        <w:rPr>
          <w:rFonts w:ascii="Times New Roman" w:hAnsi="Times New Roman"/>
          <w:sz w:val="24"/>
        </w:rPr>
      </w:pPr>
      <w:r w:rsidRPr="00FF1314">
        <w:rPr>
          <w:rFonts w:ascii="Times New Roman" w:hAnsi="Times New Roman"/>
          <w:b/>
          <w:color w:val="984806" w:themeColor="accent6" w:themeShade="80"/>
          <w:sz w:val="24"/>
        </w:rPr>
        <w:t>Wood</w:t>
      </w:r>
      <w:r>
        <w:rPr>
          <w:rFonts w:ascii="Times New Roman" w:hAnsi="Times New Roman"/>
          <w:sz w:val="24"/>
        </w:rPr>
        <w:t xml:space="preserve"> feeds </w:t>
      </w:r>
      <w:r w:rsidRPr="00FF1314">
        <w:rPr>
          <w:rFonts w:ascii="Times New Roman" w:hAnsi="Times New Roman"/>
          <w:b/>
          <w:color w:val="FF0000"/>
          <w:sz w:val="24"/>
        </w:rPr>
        <w:t>Fire</w:t>
      </w:r>
    </w:p>
    <w:p w:rsidR="00BF5193" w:rsidRDefault="00BF5193" w:rsidP="00BF5193">
      <w:pPr>
        <w:rPr>
          <w:rFonts w:ascii="Times New Roman" w:hAnsi="Times New Roman"/>
          <w:sz w:val="24"/>
        </w:rPr>
      </w:pPr>
      <w:r w:rsidRPr="00FF1314">
        <w:rPr>
          <w:rFonts w:ascii="Times New Roman" w:hAnsi="Times New Roman"/>
          <w:b/>
          <w:color w:val="FF0000"/>
          <w:sz w:val="24"/>
        </w:rPr>
        <w:t>Fire</w:t>
      </w:r>
      <w:r w:rsidRPr="00BF5193">
        <w:rPr>
          <w:rFonts w:ascii="Times New Roman" w:hAnsi="Times New Roman"/>
          <w:sz w:val="24"/>
        </w:rPr>
        <w:t xml:space="preserve"> creates </w:t>
      </w:r>
      <w:r w:rsidRPr="00FF1314">
        <w:rPr>
          <w:rFonts w:ascii="Times New Roman" w:hAnsi="Times New Roman"/>
          <w:b/>
          <w:color w:val="008000"/>
          <w:sz w:val="24"/>
        </w:rPr>
        <w:t>Earth</w:t>
      </w:r>
      <w:r>
        <w:rPr>
          <w:rFonts w:ascii="Times New Roman" w:hAnsi="Times New Roman"/>
          <w:sz w:val="24"/>
        </w:rPr>
        <w:t xml:space="preserve"> in the form of dust or ash</w:t>
      </w:r>
    </w:p>
    <w:p w:rsidR="00BF5193" w:rsidRDefault="00BF5193" w:rsidP="00BF5193">
      <w:pPr>
        <w:rPr>
          <w:rFonts w:ascii="Times New Roman" w:hAnsi="Times New Roman"/>
          <w:sz w:val="24"/>
        </w:rPr>
      </w:pPr>
      <w:r w:rsidRPr="00FF1314">
        <w:rPr>
          <w:rFonts w:ascii="Times New Roman" w:hAnsi="Times New Roman"/>
          <w:b/>
          <w:color w:val="008000"/>
          <w:sz w:val="24"/>
        </w:rPr>
        <w:t>Earth</w:t>
      </w:r>
      <w:r w:rsidRPr="00BF5193">
        <w:rPr>
          <w:rFonts w:ascii="Times New Roman" w:hAnsi="Times New Roman"/>
          <w:sz w:val="24"/>
        </w:rPr>
        <w:t xml:space="preserve"> creates t</w:t>
      </w:r>
      <w:r>
        <w:rPr>
          <w:rFonts w:ascii="Times New Roman" w:hAnsi="Times New Roman"/>
          <w:sz w:val="24"/>
        </w:rPr>
        <w:t xml:space="preserve">he place for </w:t>
      </w:r>
      <w:r w:rsidRPr="00FF1314">
        <w:rPr>
          <w:rFonts w:ascii="Times New Roman" w:hAnsi="Times New Roman"/>
          <w:b/>
          <w:color w:val="A6A6A6" w:themeColor="background1" w:themeShade="A6"/>
          <w:sz w:val="24"/>
        </w:rPr>
        <w:t>Metal</w:t>
      </w:r>
      <w:r>
        <w:rPr>
          <w:rFonts w:ascii="Times New Roman" w:hAnsi="Times New Roman"/>
          <w:sz w:val="24"/>
        </w:rPr>
        <w:t xml:space="preserve"> to be formed</w:t>
      </w:r>
    </w:p>
    <w:p w:rsidR="009753A2" w:rsidRDefault="00BF5193" w:rsidP="00BF5193">
      <w:pPr>
        <w:rPr>
          <w:rFonts w:ascii="Times New Roman" w:hAnsi="Times New Roman"/>
          <w:sz w:val="24"/>
        </w:rPr>
      </w:pPr>
      <w:r w:rsidRPr="00FF1314">
        <w:rPr>
          <w:rFonts w:ascii="Times New Roman" w:hAnsi="Times New Roman"/>
          <w:b/>
          <w:color w:val="A6A6A6" w:themeColor="background1" w:themeShade="A6"/>
          <w:sz w:val="24"/>
        </w:rPr>
        <w:t>Metal</w:t>
      </w:r>
      <w:r w:rsidRPr="00BF5193">
        <w:rPr>
          <w:rFonts w:ascii="Times New Roman" w:hAnsi="Times New Roman"/>
          <w:sz w:val="24"/>
        </w:rPr>
        <w:t xml:space="preserve"> can hold</w:t>
      </w:r>
      <w:r>
        <w:rPr>
          <w:rFonts w:ascii="Times New Roman" w:hAnsi="Times New Roman"/>
          <w:sz w:val="24"/>
        </w:rPr>
        <w:t xml:space="preserve"> and support</w:t>
      </w:r>
      <w:r w:rsidRPr="00BF5193">
        <w:rPr>
          <w:rFonts w:ascii="Times New Roman" w:hAnsi="Times New Roman"/>
          <w:sz w:val="24"/>
        </w:rPr>
        <w:t xml:space="preserve"> </w:t>
      </w:r>
      <w:r w:rsidRPr="00FF1314">
        <w:rPr>
          <w:rFonts w:ascii="Times New Roman" w:hAnsi="Times New Roman"/>
          <w:b/>
          <w:color w:val="0000FF"/>
          <w:sz w:val="24"/>
        </w:rPr>
        <w:t>Water</w:t>
      </w:r>
      <w:r w:rsidR="009753A2">
        <w:rPr>
          <w:rFonts w:ascii="Times New Roman" w:hAnsi="Times New Roman"/>
          <w:sz w:val="24"/>
        </w:rPr>
        <w:t xml:space="preserve"> in the form of a container</w:t>
      </w:r>
    </w:p>
    <w:p w:rsidR="00BF5193" w:rsidRPr="00BF5193" w:rsidRDefault="00BF5193" w:rsidP="00BF5193">
      <w:pPr>
        <w:rPr>
          <w:rFonts w:ascii="Times New Roman" w:hAnsi="Times New Roman"/>
          <w:sz w:val="24"/>
        </w:rPr>
      </w:pPr>
    </w:p>
    <w:p w:rsidR="009753A2" w:rsidRDefault="00BF5193" w:rsidP="00BF5193">
      <w:pPr>
        <w:rPr>
          <w:rFonts w:ascii="Times New Roman" w:hAnsi="Times New Roman"/>
          <w:b/>
          <w:sz w:val="24"/>
        </w:rPr>
      </w:pPr>
      <w:r w:rsidRPr="009753A2">
        <w:rPr>
          <w:rFonts w:ascii="Times New Roman" w:hAnsi="Times New Roman"/>
          <w:b/>
          <w:sz w:val="24"/>
        </w:rPr>
        <w:t>De</w:t>
      </w:r>
      <w:r w:rsidR="009753A2" w:rsidRPr="009753A2">
        <w:rPr>
          <w:rFonts w:ascii="Times New Roman" w:hAnsi="Times New Roman"/>
          <w:b/>
          <w:sz w:val="24"/>
        </w:rPr>
        <w:t>structive Element Relationships</w:t>
      </w:r>
    </w:p>
    <w:p w:rsidR="009753A2" w:rsidRPr="00BF5193" w:rsidRDefault="009753A2" w:rsidP="009753A2">
      <w:pPr>
        <w:rPr>
          <w:rFonts w:ascii="Times New Roman" w:hAnsi="Times New Roman"/>
          <w:sz w:val="24"/>
        </w:rPr>
      </w:pPr>
      <w:r w:rsidRPr="00BF5193">
        <w:rPr>
          <w:rFonts w:ascii="Times New Roman" w:hAnsi="Times New Roman"/>
          <w:sz w:val="24"/>
        </w:rPr>
        <w:t>These relationships are said to be nurturing, supp</w:t>
      </w:r>
      <w:r>
        <w:rPr>
          <w:rFonts w:ascii="Times New Roman" w:hAnsi="Times New Roman"/>
          <w:sz w:val="24"/>
        </w:rPr>
        <w:t>ortive, and conducive to growth:</w:t>
      </w:r>
    </w:p>
    <w:p w:rsidR="009753A2" w:rsidRDefault="009753A2" w:rsidP="00BF5193">
      <w:pPr>
        <w:rPr>
          <w:rFonts w:ascii="Times New Roman" w:hAnsi="Times New Roman"/>
          <w:sz w:val="24"/>
        </w:rPr>
      </w:pPr>
      <w:r w:rsidRPr="00FF1314">
        <w:rPr>
          <w:rFonts w:ascii="Times New Roman" w:hAnsi="Times New Roman"/>
          <w:b/>
          <w:color w:val="0000FF"/>
          <w:sz w:val="24"/>
        </w:rPr>
        <w:t>Water</w:t>
      </w:r>
      <w:r>
        <w:rPr>
          <w:rFonts w:ascii="Times New Roman" w:hAnsi="Times New Roman"/>
          <w:sz w:val="24"/>
        </w:rPr>
        <w:t xml:space="preserve"> will put out </w:t>
      </w:r>
      <w:r w:rsidR="00FF1314" w:rsidRPr="00FF1314">
        <w:rPr>
          <w:rFonts w:ascii="Times New Roman" w:hAnsi="Times New Roman"/>
          <w:b/>
          <w:color w:val="FF0000"/>
          <w:sz w:val="24"/>
        </w:rPr>
        <w:t>Fire</w:t>
      </w:r>
    </w:p>
    <w:p w:rsidR="009753A2" w:rsidRDefault="00FF1314" w:rsidP="00BF5193">
      <w:pPr>
        <w:rPr>
          <w:rFonts w:ascii="Times New Roman" w:hAnsi="Times New Roman"/>
          <w:sz w:val="24"/>
        </w:rPr>
      </w:pPr>
      <w:r w:rsidRPr="00FF1314">
        <w:rPr>
          <w:rFonts w:ascii="Times New Roman" w:hAnsi="Times New Roman"/>
          <w:b/>
          <w:color w:val="FF0000"/>
          <w:sz w:val="24"/>
        </w:rPr>
        <w:t>Fire</w:t>
      </w:r>
      <w:r w:rsidRPr="00BF5193">
        <w:rPr>
          <w:rFonts w:ascii="Times New Roman" w:hAnsi="Times New Roman"/>
          <w:sz w:val="24"/>
        </w:rPr>
        <w:t xml:space="preserve"> </w:t>
      </w:r>
      <w:r w:rsidR="009753A2">
        <w:rPr>
          <w:rFonts w:ascii="Times New Roman" w:hAnsi="Times New Roman"/>
          <w:sz w:val="24"/>
        </w:rPr>
        <w:t xml:space="preserve">melts </w:t>
      </w:r>
      <w:r w:rsidRPr="00FF1314">
        <w:rPr>
          <w:rFonts w:ascii="Times New Roman" w:hAnsi="Times New Roman"/>
          <w:b/>
          <w:color w:val="A6A6A6" w:themeColor="background1" w:themeShade="A6"/>
          <w:sz w:val="24"/>
        </w:rPr>
        <w:t>Metal</w:t>
      </w:r>
    </w:p>
    <w:p w:rsidR="009753A2" w:rsidRDefault="00FF1314" w:rsidP="00BF5193">
      <w:pPr>
        <w:rPr>
          <w:rFonts w:ascii="Times New Roman" w:hAnsi="Times New Roman"/>
          <w:sz w:val="24"/>
        </w:rPr>
      </w:pPr>
      <w:r w:rsidRPr="00FF1314">
        <w:rPr>
          <w:rFonts w:ascii="Times New Roman" w:hAnsi="Times New Roman"/>
          <w:b/>
          <w:color w:val="A6A6A6" w:themeColor="background1" w:themeShade="A6"/>
          <w:sz w:val="24"/>
        </w:rPr>
        <w:t>Metal</w:t>
      </w:r>
      <w:r w:rsidRPr="00BF5193">
        <w:rPr>
          <w:rFonts w:ascii="Times New Roman" w:hAnsi="Times New Roman"/>
          <w:sz w:val="24"/>
        </w:rPr>
        <w:t xml:space="preserve"> </w:t>
      </w:r>
      <w:r w:rsidR="00BF5193" w:rsidRPr="00BF5193">
        <w:rPr>
          <w:rFonts w:ascii="Times New Roman" w:hAnsi="Times New Roman"/>
          <w:sz w:val="24"/>
        </w:rPr>
        <w:t xml:space="preserve">can chop </w:t>
      </w:r>
      <w:r w:rsidRPr="00FF1314">
        <w:rPr>
          <w:rFonts w:ascii="Times New Roman" w:hAnsi="Times New Roman"/>
          <w:b/>
          <w:color w:val="984806" w:themeColor="accent6" w:themeShade="80"/>
          <w:sz w:val="24"/>
        </w:rPr>
        <w:t>Wood</w:t>
      </w:r>
    </w:p>
    <w:p w:rsidR="009753A2" w:rsidRDefault="00FF1314" w:rsidP="00BF5193">
      <w:pPr>
        <w:rPr>
          <w:rFonts w:ascii="Times New Roman" w:hAnsi="Times New Roman"/>
          <w:sz w:val="24"/>
        </w:rPr>
      </w:pPr>
      <w:r w:rsidRPr="00FF1314">
        <w:rPr>
          <w:rFonts w:ascii="Times New Roman" w:hAnsi="Times New Roman"/>
          <w:b/>
          <w:color w:val="984806" w:themeColor="accent6" w:themeShade="80"/>
          <w:sz w:val="24"/>
        </w:rPr>
        <w:t>Wood</w:t>
      </w:r>
      <w:r>
        <w:rPr>
          <w:rFonts w:ascii="Times New Roman" w:hAnsi="Times New Roman"/>
          <w:sz w:val="24"/>
        </w:rPr>
        <w:t xml:space="preserve"> </w:t>
      </w:r>
      <w:r w:rsidR="009753A2">
        <w:rPr>
          <w:rFonts w:ascii="Times New Roman" w:hAnsi="Times New Roman"/>
          <w:sz w:val="24"/>
        </w:rPr>
        <w:t xml:space="preserve">can part the </w:t>
      </w:r>
      <w:r w:rsidRPr="00FF1314">
        <w:rPr>
          <w:rFonts w:ascii="Times New Roman" w:hAnsi="Times New Roman"/>
          <w:b/>
          <w:color w:val="008000"/>
          <w:sz w:val="24"/>
        </w:rPr>
        <w:t>Earth</w:t>
      </w:r>
    </w:p>
    <w:p w:rsidR="00CD2449" w:rsidRPr="00BF5193" w:rsidRDefault="00CD2449"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9F60A3" w:rsidRPr="00A561BF" w:rsidRDefault="009F60A3" w:rsidP="006D2B23">
      <w:pPr>
        <w:shd w:val="clear" w:color="auto" w:fill="FFFFFF"/>
        <w:spacing w:after="0" w:line="180" w:lineRule="atLeast"/>
        <w:jc w:val="both"/>
        <w:rPr>
          <w:rFonts w:ascii="Times New Roman" w:eastAsia="Times New Roman" w:hAnsi="Times New Roman" w:cs="Times New Roman"/>
          <w:bCs/>
          <w:sz w:val="24"/>
          <w:szCs w:val="24"/>
        </w:rPr>
      </w:pPr>
      <w:r w:rsidRPr="00A561BF">
        <w:rPr>
          <w:rFonts w:ascii="Times New Roman" w:eastAsia="Times New Roman" w:hAnsi="Times New Roman" w:cs="Times New Roman"/>
          <w:bCs/>
          <w:sz w:val="24"/>
          <w:szCs w:val="24"/>
        </w:rPr>
        <w:t>You ask where Luck comes into the picture? Ah. The thing is</w:t>
      </w:r>
      <w:r w:rsidR="00A561BF">
        <w:rPr>
          <w:rFonts w:ascii="Times New Roman" w:eastAsia="Times New Roman" w:hAnsi="Times New Roman" w:cs="Times New Roman"/>
          <w:bCs/>
          <w:sz w:val="24"/>
          <w:szCs w:val="24"/>
        </w:rPr>
        <w:t>,</w:t>
      </w:r>
      <w:r w:rsidRPr="00A561BF">
        <w:rPr>
          <w:rFonts w:ascii="Times New Roman" w:eastAsia="Times New Roman" w:hAnsi="Times New Roman" w:cs="Times New Roman"/>
          <w:bCs/>
          <w:sz w:val="24"/>
          <w:szCs w:val="24"/>
        </w:rPr>
        <w:t xml:space="preserve"> there is a natural cycle which mirrors nature and the seasons.</w:t>
      </w:r>
      <w:r w:rsidR="00607FDE" w:rsidRPr="00A561BF">
        <w:rPr>
          <w:rFonts w:ascii="Times New Roman" w:eastAsia="Times New Roman" w:hAnsi="Times New Roman" w:cs="Times New Roman"/>
          <w:bCs/>
          <w:sz w:val="24"/>
          <w:szCs w:val="24"/>
        </w:rPr>
        <w:t xml:space="preserve"> In the end what matters is</w:t>
      </w:r>
      <w:r w:rsidRPr="00A561BF">
        <w:rPr>
          <w:rFonts w:ascii="Times New Roman" w:eastAsia="Times New Roman" w:hAnsi="Times New Roman" w:cs="Times New Roman"/>
          <w:bCs/>
          <w:sz w:val="24"/>
          <w:szCs w:val="24"/>
        </w:rPr>
        <w:t xml:space="preserve"> your element cycle being in harmony with the natural one.</w:t>
      </w:r>
    </w:p>
    <w:p w:rsidR="005D4FAF" w:rsidRPr="009F60A3" w:rsidRDefault="005D4FAF" w:rsidP="006D2B23">
      <w:pPr>
        <w:shd w:val="clear" w:color="auto" w:fill="FFFFFF"/>
        <w:spacing w:after="0" w:line="180" w:lineRule="atLeast"/>
        <w:jc w:val="both"/>
        <w:rPr>
          <w:rFonts w:ascii="Times New Roman" w:eastAsia="Times New Roman" w:hAnsi="Times New Roman" w:cs="Times New Roman"/>
          <w:bCs/>
          <w:sz w:val="24"/>
          <w:szCs w:val="24"/>
          <w:highlight w:val="yellow"/>
        </w:rPr>
      </w:pPr>
    </w:p>
    <w:p w:rsidR="00A561BF"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first stage of your life cycle is ruled by the </w:t>
      </w:r>
      <w:r w:rsidRPr="00A561BF">
        <w:rPr>
          <w:rFonts w:ascii="Times New Roman" w:eastAsia="Times New Roman" w:hAnsi="Times New Roman" w:cs="Times New Roman"/>
          <w:sz w:val="24"/>
          <w:szCs w:val="24"/>
        </w:rPr>
        <w:t>element</w:t>
      </w:r>
      <w:r w:rsidR="00A561BF" w:rsidRPr="00A561BF">
        <w:rPr>
          <w:rFonts w:ascii="Times New Roman" w:eastAsia="Times New Roman" w:hAnsi="Times New Roman" w:cs="Times New Roman"/>
          <w:sz w:val="24"/>
          <w:szCs w:val="24"/>
        </w:rPr>
        <w:t xml:space="preserve"> </w:t>
      </w:r>
      <w:r w:rsidRPr="00A561BF">
        <w:rPr>
          <w:rFonts w:ascii="Times New Roman" w:eastAsia="Times New Roman" w:hAnsi="Times New Roman" w:cs="Times New Roman"/>
          <w:sz w:val="24"/>
          <w:szCs w:val="24"/>
        </w:rPr>
        <w:t>Wood</w:t>
      </w:r>
      <w:r w:rsidRPr="006D2B23">
        <w:rPr>
          <w:rFonts w:ascii="Times New Roman" w:eastAsia="Times New Roman" w:hAnsi="Times New Roman" w:cs="Times New Roman"/>
          <w:sz w:val="24"/>
          <w:szCs w:val="24"/>
        </w:rPr>
        <w:t>, which is the natural element ruling new life. This is LUCKY, as your element is in harmony with the natural order. This not only favors you in the first stage but also throughout life, as your ruling element will mat</w:t>
      </w:r>
      <w:r w:rsidR="00A561BF">
        <w:rPr>
          <w:rFonts w:ascii="Times New Roman" w:eastAsia="Times New Roman" w:hAnsi="Times New Roman" w:cs="Times New Roman"/>
          <w:sz w:val="24"/>
          <w:szCs w:val="24"/>
        </w:rPr>
        <w:t>ch the natural element in every</w:t>
      </w:r>
      <w:r w:rsidRPr="006D2B23">
        <w:rPr>
          <w:rFonts w:ascii="Times New Roman" w:eastAsia="Times New Roman" w:hAnsi="Times New Roman" w:cs="Times New Roman"/>
          <w:sz w:val="24"/>
          <w:szCs w:val="24"/>
        </w:rPr>
        <w:t xml:space="preserve"> succeeding one.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6D2B23" w:rsidRPr="00A561BF"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A561BF">
        <w:rPr>
          <w:rFonts w:ascii="Times New Roman" w:eastAsia="Times New Roman" w:hAnsi="Times New Roman" w:cs="Times New Roman"/>
          <w:b/>
          <w:bCs/>
          <w:sz w:val="24"/>
          <w:szCs w:val="24"/>
        </w:rPr>
        <w:t xml:space="preserve">Year of </w:t>
      </w:r>
      <w:r w:rsidR="00FF1314">
        <w:rPr>
          <w:rFonts w:ascii="Times New Roman" w:eastAsia="Times New Roman" w:hAnsi="Times New Roman" w:cs="Times New Roman"/>
          <w:b/>
          <w:bCs/>
          <w:sz w:val="24"/>
          <w:szCs w:val="24"/>
        </w:rPr>
        <w:t>B</w:t>
      </w:r>
      <w:r w:rsidRPr="00A561BF">
        <w:rPr>
          <w:rFonts w:ascii="Times New Roman" w:eastAsia="Times New Roman" w:hAnsi="Times New Roman" w:cs="Times New Roman"/>
          <w:b/>
          <w:bCs/>
          <w:sz w:val="24"/>
          <w:szCs w:val="24"/>
        </w:rPr>
        <w:t>irth</w:t>
      </w:r>
    </w:p>
    <w:p w:rsidR="00A561BF" w:rsidRDefault="00A561BF"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A561BF" w:rsidRPr="00A561BF" w:rsidRDefault="00D925F8"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Ok. So you already know that your year of birth has an animal sign attributed to it. But it also has an element. For instance, that person born in Water Pig year of 1983? Well, the fixed element of the Pig sign is already Water. So the element of this person’s sign is in harmony with the element of the year they were born. That’s lucky.</w:t>
      </w:r>
    </w:p>
    <w:p w:rsidR="00A561BF" w:rsidRDefault="00A561BF"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2C242F" w:rsidRPr="00D925F8" w:rsidRDefault="002C242F" w:rsidP="006D2B23">
      <w:pPr>
        <w:shd w:val="clear" w:color="auto" w:fill="FFFFFF"/>
        <w:spacing w:after="0" w:line="180" w:lineRule="atLeast"/>
        <w:jc w:val="both"/>
        <w:rPr>
          <w:rFonts w:ascii="Times New Roman" w:eastAsia="Times New Roman" w:hAnsi="Times New Roman" w:cs="Times New Roman"/>
          <w:bCs/>
          <w:sz w:val="24"/>
          <w:szCs w:val="24"/>
        </w:rPr>
      </w:pPr>
      <w:r w:rsidRPr="00D925F8">
        <w:rPr>
          <w:rFonts w:ascii="Times New Roman" w:eastAsia="Times New Roman" w:hAnsi="Times New Roman" w:cs="Times New Roman"/>
          <w:bCs/>
          <w:sz w:val="24"/>
          <w:szCs w:val="24"/>
        </w:rPr>
        <w:lastRenderedPageBreak/>
        <w:t>Each of the 12 animal signs is ruled by an element. So is each year. Remember those constructive and destructive cycles?</w:t>
      </w:r>
      <w:r w:rsidR="003476DE" w:rsidRPr="00D925F8">
        <w:rPr>
          <w:rFonts w:ascii="Times New Roman" w:eastAsia="Times New Roman" w:hAnsi="Times New Roman" w:cs="Times New Roman"/>
          <w:bCs/>
          <w:sz w:val="24"/>
          <w:szCs w:val="24"/>
        </w:rPr>
        <w:t xml:space="preserve"> </w:t>
      </w:r>
      <w:commentRangeStart w:id="126"/>
      <w:r w:rsidR="003476DE" w:rsidRPr="00D925F8">
        <w:rPr>
          <w:rFonts w:ascii="Times New Roman" w:eastAsia="Times New Roman" w:hAnsi="Times New Roman" w:cs="Times New Roman"/>
          <w:bCs/>
          <w:sz w:val="24"/>
          <w:szCs w:val="24"/>
        </w:rPr>
        <w:t>What you want then is the element of your sign to be in harmony with the year element. That’ll give you a Lucky rating.</w:t>
      </w:r>
    </w:p>
    <w:p w:rsidR="002C242F" w:rsidRPr="00D925F8" w:rsidRDefault="002C242F" w:rsidP="006D2B23">
      <w:pPr>
        <w:shd w:val="clear" w:color="auto" w:fill="FFFFFF"/>
        <w:spacing w:after="0" w:line="180" w:lineRule="atLeast"/>
        <w:jc w:val="both"/>
        <w:rPr>
          <w:rFonts w:ascii="Times New Roman" w:eastAsia="Times New Roman" w:hAnsi="Times New Roman" w:cs="Times New Roman"/>
          <w:sz w:val="24"/>
          <w:szCs w:val="24"/>
          <w:highlight w:val="red"/>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D925F8">
        <w:rPr>
          <w:rFonts w:ascii="Times New Roman" w:eastAsia="Times New Roman" w:hAnsi="Times New Roman" w:cs="Times New Roman"/>
          <w:sz w:val="24"/>
          <w:szCs w:val="24"/>
        </w:rPr>
        <w:t>Your birth year element, Water, is the same as your fixed element. This is NEUTRAL in terms of your luck. It neither adds to nor detracts from your chi (energy/life force).</w:t>
      </w:r>
      <w:r w:rsidRPr="006D2B23">
        <w:rPr>
          <w:rFonts w:ascii="Times New Roman" w:eastAsia="Times New Roman" w:hAnsi="Times New Roman" w:cs="Times New Roman"/>
          <w:sz w:val="24"/>
          <w:szCs w:val="24"/>
        </w:rPr>
        <w:t xml:space="preserve"> </w:t>
      </w:r>
    </w:p>
    <w:commentRangeEnd w:id="126"/>
    <w:p w:rsidR="00D925F8" w:rsidRDefault="00D925F8" w:rsidP="006D2B23">
      <w:pPr>
        <w:shd w:val="clear" w:color="auto" w:fill="FFFFFF"/>
        <w:spacing w:after="0" w:line="180" w:lineRule="atLeast"/>
        <w:jc w:val="both"/>
        <w:rPr>
          <w:rFonts w:ascii="Times New Roman" w:eastAsia="Times New Roman" w:hAnsi="Times New Roman" w:cs="Times New Roman"/>
          <w:sz w:val="24"/>
          <w:szCs w:val="24"/>
        </w:rPr>
      </w:pPr>
      <w:r>
        <w:rPr>
          <w:rStyle w:val="CommentReference"/>
          <w:vanish/>
        </w:rPr>
        <w:commentReference w:id="126"/>
      </w:r>
      <w:r w:rsidR="006D2B23" w:rsidRPr="006D2B23">
        <w:rPr>
          <w:rFonts w:ascii="Times New Roman" w:eastAsia="Times New Roman" w:hAnsi="Times New Roman" w:cs="Times New Roman"/>
          <w:sz w:val="24"/>
          <w:szCs w:val="24"/>
        </w:rPr>
        <w:t xml:space="preserve">  </w:t>
      </w:r>
    </w:p>
    <w:p w:rsidR="006D2B23" w:rsidRPr="00D925F8"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D925F8">
        <w:rPr>
          <w:rFonts w:ascii="Times New Roman" w:eastAsia="Times New Roman" w:hAnsi="Times New Roman" w:cs="Times New Roman"/>
          <w:b/>
          <w:bCs/>
          <w:sz w:val="24"/>
          <w:szCs w:val="24"/>
        </w:rPr>
        <w:t xml:space="preserve">Month of </w:t>
      </w:r>
      <w:r w:rsidR="00FF1314">
        <w:rPr>
          <w:rFonts w:ascii="Times New Roman" w:eastAsia="Times New Roman" w:hAnsi="Times New Roman" w:cs="Times New Roman"/>
          <w:b/>
          <w:bCs/>
          <w:sz w:val="24"/>
          <w:szCs w:val="24"/>
        </w:rPr>
        <w:t>B</w:t>
      </w:r>
      <w:r w:rsidRPr="00D925F8">
        <w:rPr>
          <w:rFonts w:ascii="Times New Roman" w:eastAsia="Times New Roman" w:hAnsi="Times New Roman" w:cs="Times New Roman"/>
          <w:b/>
          <w:bCs/>
          <w:sz w:val="24"/>
          <w:szCs w:val="24"/>
        </w:rPr>
        <w:t>irth</w:t>
      </w:r>
    </w:p>
    <w:p w:rsidR="008C2853" w:rsidRPr="00FF1314" w:rsidRDefault="008C2853" w:rsidP="006D2B23">
      <w:pPr>
        <w:shd w:val="clear" w:color="auto" w:fill="FFFFFF"/>
        <w:spacing w:after="0" w:line="180" w:lineRule="atLeast"/>
        <w:jc w:val="both"/>
        <w:rPr>
          <w:rFonts w:ascii="Times New Roman" w:eastAsia="Times New Roman" w:hAnsi="Times New Roman" w:cs="Times New Roman"/>
          <w:bCs/>
          <w:sz w:val="24"/>
          <w:szCs w:val="24"/>
          <w:highlight w:val="yellow"/>
        </w:rPr>
      </w:pPr>
    </w:p>
    <w:p w:rsidR="002C4C29" w:rsidRDefault="002C4C29"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Timing is everything. But you already know that. Another important element of you chart is going to be your birth month. </w:t>
      </w:r>
    </w:p>
    <w:p w:rsidR="002C4C29" w:rsidRDefault="002C4C29" w:rsidP="006D2B23">
      <w:pPr>
        <w:shd w:val="clear" w:color="auto" w:fill="FFFFFF"/>
        <w:spacing w:after="0" w:line="180" w:lineRule="atLeast"/>
        <w:jc w:val="both"/>
        <w:rPr>
          <w:rFonts w:ascii="Times New Roman" w:eastAsia="Times New Roman" w:hAnsi="Times New Roman" w:cs="Times New Roman"/>
          <w:bCs/>
          <w:sz w:val="24"/>
          <w:szCs w:val="24"/>
        </w:rPr>
      </w:pPr>
    </w:p>
    <w:p w:rsidR="00EE4E2B" w:rsidRDefault="006D2B23" w:rsidP="00EE4E2B">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You were born in the month of the Monkey, the seventh month of the lunar calendar. Your fate is most likely to have a relatively rewarding, fun and interesting life but without spe</w:t>
      </w:r>
      <w:r w:rsidR="00D54304">
        <w:rPr>
          <w:rFonts w:ascii="Times New Roman" w:eastAsia="Times New Roman" w:hAnsi="Times New Roman" w:cs="Times New Roman"/>
          <w:sz w:val="24"/>
          <w:szCs w:val="24"/>
        </w:rPr>
        <w:t>ctacular success. This indicator</w:t>
      </w:r>
      <w:r w:rsidRPr="006D2B23">
        <w:rPr>
          <w:rFonts w:ascii="Times New Roman" w:eastAsia="Times New Roman" w:hAnsi="Times New Roman" w:cs="Times New Roman"/>
          <w:sz w:val="24"/>
          <w:szCs w:val="24"/>
        </w:rPr>
        <w:t xml:space="preserve"> is NEUTRAL. </w:t>
      </w:r>
    </w:p>
    <w:p w:rsidR="00EE4E2B" w:rsidRDefault="00EE4E2B" w:rsidP="00EE4E2B">
      <w:pPr>
        <w:shd w:val="clear" w:color="auto" w:fill="FFFFFF"/>
        <w:spacing w:after="0" w:line="240" w:lineRule="auto"/>
        <w:jc w:val="both"/>
        <w:rPr>
          <w:rFonts w:ascii="Times New Roman" w:eastAsia="Times New Roman" w:hAnsi="Times New Roman" w:cs="Times New Roman"/>
          <w:sz w:val="24"/>
          <w:szCs w:val="24"/>
        </w:rPr>
      </w:pPr>
    </w:p>
    <w:p w:rsidR="002C4C29" w:rsidRDefault="006D2B23" w:rsidP="00EE4E2B">
      <w:pPr>
        <w:shd w:val="clear" w:color="auto" w:fill="FFFFFF"/>
        <w:spacing w:after="0" w:line="240" w:lineRule="auto"/>
        <w:jc w:val="both"/>
        <w:rPr>
          <w:rFonts w:ascii="Times New Roman" w:eastAsia="Times New Roman" w:hAnsi="Times New Roman" w:cs="Times New Roman"/>
          <w:b/>
          <w:bCs/>
          <w:sz w:val="24"/>
          <w:szCs w:val="24"/>
        </w:rPr>
      </w:pPr>
      <w:r w:rsidRPr="002C4C29">
        <w:rPr>
          <w:rFonts w:ascii="Times New Roman" w:eastAsia="Times New Roman" w:hAnsi="Times New Roman" w:cs="Times New Roman"/>
          <w:b/>
          <w:bCs/>
          <w:sz w:val="24"/>
          <w:szCs w:val="24"/>
        </w:rPr>
        <w:t xml:space="preserve">Day of </w:t>
      </w:r>
      <w:r w:rsidR="002C4C29" w:rsidRPr="002C4C29">
        <w:rPr>
          <w:rFonts w:ascii="Times New Roman" w:eastAsia="Times New Roman" w:hAnsi="Times New Roman" w:cs="Times New Roman"/>
          <w:b/>
          <w:bCs/>
          <w:sz w:val="24"/>
          <w:szCs w:val="24"/>
        </w:rPr>
        <w:t>B</w:t>
      </w:r>
      <w:r w:rsidRPr="002C4C29">
        <w:rPr>
          <w:rFonts w:ascii="Times New Roman" w:eastAsia="Times New Roman" w:hAnsi="Times New Roman" w:cs="Times New Roman"/>
          <w:b/>
          <w:bCs/>
          <w:sz w:val="24"/>
          <w:szCs w:val="24"/>
        </w:rPr>
        <w:t>irth</w:t>
      </w:r>
    </w:p>
    <w:p w:rsidR="002C4C29" w:rsidRDefault="002C4C29" w:rsidP="00EE4E2B">
      <w:pPr>
        <w:shd w:val="clear" w:color="auto" w:fill="FFFFFF"/>
        <w:spacing w:after="0" w:line="240" w:lineRule="auto"/>
        <w:jc w:val="both"/>
        <w:rPr>
          <w:rFonts w:ascii="Times New Roman" w:eastAsia="Times New Roman" w:hAnsi="Times New Roman" w:cs="Times New Roman"/>
          <w:b/>
          <w:bCs/>
          <w:sz w:val="24"/>
          <w:szCs w:val="24"/>
        </w:rPr>
      </w:pPr>
    </w:p>
    <w:p w:rsidR="006D2B23" w:rsidRPr="002C4C29" w:rsidRDefault="002C4C29" w:rsidP="00EE4E2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Wanna know a secret? Astronomy and Chinese Astrology have always gone together hand-in-hand. So it’s no surprise that each day is ruled by a constellation. This is just the same as Western Astrology, which is ruled by constellations. Bottom line? Some are lucky. Some aren’t. </w:t>
      </w:r>
    </w:p>
    <w:p w:rsidR="00C70FB9" w:rsidRDefault="00C70FB9" w:rsidP="006D2B23">
      <w:pPr>
        <w:shd w:val="clear" w:color="auto" w:fill="FFFFFF"/>
        <w:spacing w:after="0" w:line="180" w:lineRule="atLeast"/>
        <w:jc w:val="both"/>
        <w:rPr>
          <w:rFonts w:ascii="Times New Roman" w:eastAsia="Times New Roman" w:hAnsi="Times New Roman" w:cs="Times New Roman"/>
          <w:b/>
          <w:bCs/>
          <w:sz w:val="24"/>
          <w:szCs w:val="24"/>
        </w:rPr>
      </w:pPr>
    </w:p>
    <w:p w:rsidR="00C70FB9" w:rsidRPr="006D2B23" w:rsidRDefault="00C70FB9" w:rsidP="006D2B23">
      <w:pPr>
        <w:shd w:val="clear" w:color="auto" w:fill="FFFFFF"/>
        <w:spacing w:after="0" w:line="180" w:lineRule="atLeast"/>
        <w:jc w:val="both"/>
        <w:rPr>
          <w:rFonts w:ascii="Times New Roman" w:eastAsia="Times New Roman" w:hAnsi="Times New Roman" w:cs="Times New Roman"/>
          <w:sz w:val="24"/>
          <w:szCs w:val="24"/>
        </w:rPr>
      </w:pPr>
    </w:p>
    <w:p w:rsidR="00066AEB"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The constellation ruling your date of birth is Ch'io, or Horn, which is associated with the Dragon, East and new growth, and, therefore, LUCKY.</w:t>
      </w:r>
    </w:p>
    <w:p w:rsidR="002C4C29" w:rsidRDefault="002C4C29" w:rsidP="006D2B23">
      <w:pPr>
        <w:shd w:val="clear" w:color="auto" w:fill="FFFFFF"/>
        <w:spacing w:after="0" w:line="240" w:lineRule="auto"/>
        <w:jc w:val="both"/>
        <w:rPr>
          <w:rFonts w:ascii="Times New Roman" w:eastAsia="Times New Roman" w:hAnsi="Times New Roman" w:cs="Times New Roman"/>
          <w:sz w:val="24"/>
          <w:szCs w:val="24"/>
        </w:rPr>
      </w:pPr>
    </w:p>
    <w:p w:rsidR="00066AEB" w:rsidRDefault="00066AEB"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Hour of </w:t>
      </w:r>
      <w:commentRangeStart w:id="127"/>
      <w:commentRangeStart w:id="128"/>
      <w:r>
        <w:rPr>
          <w:rFonts w:ascii="Times New Roman" w:eastAsia="Times New Roman" w:hAnsi="Times New Roman" w:cs="Times New Roman"/>
          <w:sz w:val="24"/>
          <w:szCs w:val="24"/>
        </w:rPr>
        <w:t>birth</w:t>
      </w:r>
      <w:commentRangeEnd w:id="127"/>
      <w:r>
        <w:rPr>
          <w:rStyle w:val="CommentReference"/>
        </w:rPr>
        <w:commentReference w:id="127"/>
      </w:r>
      <w:commentRangeEnd w:id="128"/>
      <w:r w:rsidR="005F3C4F">
        <w:rPr>
          <w:rStyle w:val="CommentReference"/>
        </w:rPr>
        <w:commentReference w:id="128"/>
      </w:r>
    </w:p>
    <w:p w:rsidR="005F3C4F" w:rsidRDefault="005F3C4F" w:rsidP="006D2B23">
      <w:pPr>
        <w:shd w:val="clear" w:color="auto" w:fill="FFFFFF"/>
        <w:spacing w:after="0" w:line="240" w:lineRule="auto"/>
        <w:jc w:val="both"/>
        <w:rPr>
          <w:rFonts w:ascii="Times New Roman" w:eastAsia="Times New Roman" w:hAnsi="Times New Roman" w:cs="Times New Roman"/>
          <w:sz w:val="24"/>
          <w:szCs w:val="24"/>
        </w:rPr>
      </w:pPr>
    </w:p>
    <w:p w:rsidR="005F3C4F" w:rsidRDefault="005F3C4F" w:rsidP="006D2B23">
      <w:pPr>
        <w:shd w:val="clear" w:color="auto" w:fill="FFFFFF"/>
        <w:spacing w:after="0" w:line="240" w:lineRule="auto"/>
        <w:jc w:val="both"/>
        <w:rPr>
          <w:rFonts w:ascii="Times New Roman" w:eastAsia="Times New Roman" w:hAnsi="Times New Roman" w:cs="Times New Roman"/>
          <w:sz w:val="24"/>
          <w:szCs w:val="24"/>
        </w:rPr>
      </w:pPr>
    </w:p>
    <w:p w:rsidR="002C4C29"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A53A89">
        <w:rPr>
          <w:rFonts w:ascii="Times New Roman" w:eastAsia="Times New Roman" w:hAnsi="Times New Roman" w:cs="Times New Roman"/>
          <w:b/>
          <w:bCs/>
          <w:sz w:val="24"/>
          <w:szCs w:val="24"/>
        </w:rPr>
        <w:t>Opportunity</w:t>
      </w:r>
    </w:p>
    <w:p w:rsidR="002C4C29" w:rsidRDefault="002C4C29" w:rsidP="006D2B23">
      <w:pPr>
        <w:shd w:val="clear" w:color="auto" w:fill="FFFFFF"/>
        <w:spacing w:after="0" w:line="180" w:lineRule="atLeast"/>
        <w:jc w:val="both"/>
        <w:rPr>
          <w:rFonts w:ascii="Times New Roman" w:eastAsia="Times New Roman" w:hAnsi="Times New Roman" w:cs="Times New Roman"/>
          <w:b/>
          <w:bCs/>
          <w:sz w:val="24"/>
          <w:szCs w:val="24"/>
        </w:rPr>
      </w:pPr>
    </w:p>
    <w:p w:rsidR="002C4C29" w:rsidRPr="002C4C29" w:rsidRDefault="002C4C29"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Knock knock. Get the door. It’s Opportunity! At different stages in our lives, opportunity is either abundant, or, well, hard to find. What’s the important thing to remember? Make the most of it, whenever it comes. Depending on when your moment of Opportunity arrives in your chart, it’s either considered lucky, unucky, or neutral. Let’s look at yours. </w:t>
      </w:r>
    </w:p>
    <w:p w:rsidR="002C4C29" w:rsidRDefault="002C4C29" w:rsidP="006D2B23">
      <w:pPr>
        <w:shd w:val="clear" w:color="auto" w:fill="FFFFFF"/>
        <w:spacing w:after="0" w:line="180" w:lineRule="atLeast"/>
        <w:jc w:val="both"/>
        <w:rPr>
          <w:rFonts w:ascii="Times New Roman" w:eastAsia="Times New Roman" w:hAnsi="Times New Roman" w:cs="Times New Roman"/>
          <w:b/>
          <w:bCs/>
          <w:sz w:val="24"/>
          <w:szCs w:val="24"/>
        </w:rPr>
      </w:pPr>
    </w:p>
    <w:p w:rsidR="002C4C29"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For you the moment of Opportunity is at Adulthood, which is LUCKY. This could, for example, manifest as a career break or successful investment, which results in a solid financial position.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2C4C29"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A53A89">
        <w:rPr>
          <w:rFonts w:ascii="Times New Roman" w:eastAsia="Times New Roman" w:hAnsi="Times New Roman" w:cs="Times New Roman"/>
          <w:b/>
          <w:bCs/>
          <w:sz w:val="24"/>
          <w:szCs w:val="24"/>
        </w:rPr>
        <w:t>Maturation</w:t>
      </w:r>
    </w:p>
    <w:p w:rsidR="00D724FE" w:rsidRDefault="00D724FE" w:rsidP="006D2B23">
      <w:pPr>
        <w:shd w:val="clear" w:color="auto" w:fill="FFFFFF"/>
        <w:spacing w:after="0" w:line="240" w:lineRule="auto"/>
        <w:jc w:val="both"/>
        <w:rPr>
          <w:rFonts w:ascii="Times New Roman" w:eastAsia="Times New Roman" w:hAnsi="Times New Roman" w:cs="Times New Roman"/>
          <w:sz w:val="24"/>
          <w:szCs w:val="24"/>
        </w:rPr>
      </w:pPr>
    </w:p>
    <w:p w:rsidR="002C4C29" w:rsidRDefault="00D724FE"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Maturation. It’s time when you</w:t>
      </w:r>
      <w:r w:rsidR="00715AEE">
        <w:rPr>
          <w:rFonts w:ascii="Times New Roman" w:eastAsia="Times New Roman" w:hAnsi="Times New Roman" w:cs="Times New Roman"/>
          <w:sz w:val="24"/>
          <w:szCs w:val="24"/>
        </w:rPr>
        <w:t>’re spreading your wings and learning to fly. Ok, well, not really, but you’re kind of in the prime of your life. Usually around your 30’s, this is a time where you’re making key decisions about career, marriage, children, buying homes – stuff like that. So, the ideal rating here is that you’re lucky. Let’s check out what’s going on with your chart:</w:t>
      </w:r>
    </w:p>
    <w:p w:rsidR="002C4C29" w:rsidRDefault="002C4C29" w:rsidP="006D2B23">
      <w:pPr>
        <w:shd w:val="clear" w:color="auto" w:fill="FFFFFF"/>
        <w:spacing w:after="0" w:line="240" w:lineRule="auto"/>
        <w:jc w:val="both"/>
        <w:rPr>
          <w:rFonts w:ascii="Times New Roman" w:eastAsia="Times New Roman" w:hAnsi="Times New Roman" w:cs="Times New Roman"/>
          <w:sz w:val="24"/>
          <w:szCs w:val="24"/>
        </w:rPr>
      </w:pPr>
    </w:p>
    <w:p w:rsidR="002C4C29" w:rsidRDefault="002C4C29" w:rsidP="006D2B23">
      <w:pPr>
        <w:shd w:val="clear" w:color="auto" w:fill="FFFFFF"/>
        <w:spacing w:after="0" w:line="240" w:lineRule="auto"/>
        <w:jc w:val="both"/>
        <w:rPr>
          <w:rFonts w:ascii="Times New Roman" w:eastAsia="Times New Roman" w:hAnsi="Times New Roman" w:cs="Times New Roman"/>
          <w:sz w:val="24"/>
          <w:szCs w:val="24"/>
        </w:rPr>
      </w:pPr>
    </w:p>
    <w:p w:rsidR="00D724FE"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rating at Maturation is above average. This indicator is LUCKY. In terms of your energy level you are likely to have a greater chance of success than the majority of your peers as you embark upon your career.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715AEE"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 xml:space="preserve">Internal Sign </w:t>
      </w:r>
      <w:commentRangeStart w:id="129"/>
      <w:commentRangeStart w:id="130"/>
      <w:r w:rsidRPr="006D2B23">
        <w:rPr>
          <w:rFonts w:ascii="Times New Roman" w:eastAsia="Times New Roman" w:hAnsi="Times New Roman" w:cs="Times New Roman"/>
          <w:b/>
          <w:bCs/>
          <w:sz w:val="24"/>
          <w:szCs w:val="24"/>
          <w:highlight w:val="yellow"/>
        </w:rPr>
        <w:t>Compatibility</w:t>
      </w:r>
      <w:commentRangeEnd w:id="129"/>
      <w:r w:rsidR="00066AEB">
        <w:rPr>
          <w:rStyle w:val="CommentReference"/>
        </w:rPr>
        <w:commentReference w:id="129"/>
      </w:r>
      <w:commentRangeEnd w:id="130"/>
      <w:r w:rsidR="00715AEE">
        <w:rPr>
          <w:rStyle w:val="CommentReference"/>
          <w:vanish/>
        </w:rPr>
        <w:commentReference w:id="130"/>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715AEE"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overall, internal compatibility is significantly above average, which is LUCKY. This can have a positive effect on your self esteem, self confidence and decisiveness, as the various aspects of your personality tend to be in harmony. </w:t>
      </w:r>
    </w:p>
    <w:p w:rsidR="00715AEE" w:rsidRDefault="00715AEE"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715AEE"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715AEE">
        <w:rPr>
          <w:rFonts w:ascii="Times New Roman" w:eastAsia="Times New Roman" w:hAnsi="Times New Roman" w:cs="Times New Roman"/>
          <w:b/>
          <w:bCs/>
          <w:sz w:val="24"/>
          <w:szCs w:val="24"/>
        </w:rPr>
        <w:t xml:space="preserve">Animal </w:t>
      </w:r>
      <w:commentRangeStart w:id="131"/>
      <w:r w:rsidRPr="00715AEE">
        <w:rPr>
          <w:rFonts w:ascii="Times New Roman" w:eastAsia="Times New Roman" w:hAnsi="Times New Roman" w:cs="Times New Roman"/>
          <w:b/>
          <w:bCs/>
          <w:sz w:val="24"/>
          <w:szCs w:val="24"/>
        </w:rPr>
        <w:t>Sign</w:t>
      </w:r>
      <w:commentRangeEnd w:id="131"/>
    </w:p>
    <w:p w:rsidR="00715AEE" w:rsidRPr="00715AEE" w:rsidRDefault="00715AEE" w:rsidP="006D2B23">
      <w:pPr>
        <w:shd w:val="clear" w:color="auto" w:fill="FFFFFF"/>
        <w:spacing w:after="0" w:line="180" w:lineRule="atLeast"/>
        <w:jc w:val="both"/>
        <w:rPr>
          <w:rFonts w:ascii="Times New Roman" w:eastAsia="Times New Roman" w:hAnsi="Times New Roman" w:cs="Times New Roman"/>
          <w:bCs/>
          <w:sz w:val="24"/>
          <w:szCs w:val="24"/>
        </w:rPr>
      </w:pPr>
    </w:p>
    <w:p w:rsidR="00715AEE" w:rsidRPr="00715AEE" w:rsidRDefault="00715AEE" w:rsidP="006D2B23">
      <w:pPr>
        <w:shd w:val="clear" w:color="auto" w:fill="FFFFFF"/>
        <w:spacing w:after="0" w:line="180" w:lineRule="atLeast"/>
        <w:jc w:val="both"/>
        <w:rPr>
          <w:rFonts w:ascii="Times New Roman" w:eastAsia="Times New Roman" w:hAnsi="Times New Roman" w:cs="Times New Roman"/>
          <w:bCs/>
          <w:sz w:val="24"/>
          <w:szCs w:val="24"/>
        </w:rPr>
      </w:pPr>
      <w:r w:rsidRPr="00715AEE">
        <w:rPr>
          <w:rFonts w:ascii="Times New Roman" w:eastAsia="Times New Roman" w:hAnsi="Times New Roman" w:cs="Times New Roman"/>
          <w:bCs/>
          <w:sz w:val="24"/>
          <w:szCs w:val="24"/>
        </w:rPr>
        <w:t>When it comes to luck, of course your animal sign is going to play a part.</w:t>
      </w:r>
      <w:r>
        <w:rPr>
          <w:rFonts w:ascii="Times New Roman" w:eastAsia="Times New Roman" w:hAnsi="Times New Roman" w:cs="Times New Roman"/>
          <w:bCs/>
          <w:sz w:val="24"/>
          <w:szCs w:val="24"/>
        </w:rPr>
        <w:t xml:space="preserve"> It’s a lesser-known fact that some signs tend to just be luckier than others. Now that doesn’t mean that if you’re not a Dragon you won’t have amazing luck – it just means that you might have an edge if you are a Dragon. Make sense? Let’s look at your animal signs and see how your luck comes into play here:</w:t>
      </w:r>
    </w:p>
    <w:p w:rsidR="00715AEE" w:rsidRDefault="00715AEE" w:rsidP="006D2B23">
      <w:pPr>
        <w:shd w:val="clear" w:color="auto" w:fill="FFFFFF"/>
        <w:spacing w:after="0" w:line="180" w:lineRule="atLeast"/>
        <w:jc w:val="both"/>
        <w:rPr>
          <w:rFonts w:ascii="Times New Roman" w:eastAsia="Times New Roman" w:hAnsi="Times New Roman" w:cs="Times New Roman"/>
          <w:b/>
          <w:bCs/>
          <w:sz w:val="24"/>
          <w:szCs w:val="24"/>
        </w:rPr>
      </w:pPr>
    </w:p>
    <w:p w:rsidR="006D2B23" w:rsidRPr="006D2B23" w:rsidRDefault="006808E0" w:rsidP="006D2B23">
      <w:pPr>
        <w:shd w:val="clear" w:color="auto" w:fill="FFFFFF"/>
        <w:spacing w:after="0" w:line="180" w:lineRule="atLeast"/>
        <w:jc w:val="both"/>
        <w:rPr>
          <w:rFonts w:ascii="Times New Roman" w:eastAsia="Times New Roman" w:hAnsi="Times New Roman" w:cs="Times New Roman"/>
          <w:sz w:val="24"/>
          <w:szCs w:val="24"/>
        </w:rPr>
      </w:pPr>
      <w:r>
        <w:rPr>
          <w:rStyle w:val="CommentReference"/>
        </w:rPr>
        <w:commentReference w:id="131"/>
      </w:r>
    </w:p>
    <w:p w:rsidR="00715AEE"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Rat sign is NEUTRAL. You tend to be more adept than others when it comes to getting out of a difficult situation. It is more likely this rather than luck that keeps you in or ahead of the game. </w:t>
      </w:r>
    </w:p>
    <w:p w:rsidR="00715AEE" w:rsidRDefault="00715AEE"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715AEE"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A53A89">
        <w:rPr>
          <w:rFonts w:ascii="Times New Roman" w:eastAsia="Times New Roman" w:hAnsi="Times New Roman" w:cs="Times New Roman"/>
          <w:b/>
          <w:sz w:val="24"/>
          <w:szCs w:val="24"/>
        </w:rPr>
        <w:t>Conclusion</w:t>
      </w:r>
    </w:p>
    <w:p w:rsidR="00715AEE" w:rsidRDefault="00715AEE" w:rsidP="006D2B23">
      <w:pPr>
        <w:shd w:val="clear" w:color="auto" w:fill="FFFFFF"/>
        <w:spacing w:after="0" w:line="240" w:lineRule="auto"/>
        <w:jc w:val="both"/>
        <w:rPr>
          <w:rFonts w:ascii="Times New Roman" w:eastAsia="Times New Roman" w:hAnsi="Times New Roman" w:cs="Times New Roman"/>
          <w:b/>
          <w:sz w:val="24"/>
          <w:szCs w:val="24"/>
        </w:rPr>
      </w:pPr>
    </w:p>
    <w:p w:rsidR="00715AEE" w:rsidRPr="00262A0C" w:rsidRDefault="00262A0C"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now you know what your luck looks like. Remember, it’s important to look at things as a whole, not just focus on the individual indicators. On that note, here is a summary of your luck:</w:t>
      </w:r>
    </w:p>
    <w:p w:rsidR="00715AEE" w:rsidRDefault="00715AEE" w:rsidP="006D2B23">
      <w:pPr>
        <w:shd w:val="clear" w:color="auto" w:fill="FFFFFF"/>
        <w:spacing w:after="0" w:line="240" w:lineRule="auto"/>
        <w:jc w:val="both"/>
        <w:rPr>
          <w:rFonts w:ascii="Times New Roman" w:eastAsia="Times New Roman" w:hAnsi="Times New Roman" w:cs="Times New Roman"/>
          <w:b/>
          <w:sz w:val="24"/>
          <w:szCs w:val="24"/>
        </w:rPr>
      </w:pPr>
    </w:p>
    <w:p w:rsidR="006D2B23" w:rsidRPr="00715AEE" w:rsidRDefault="006D2B23" w:rsidP="006D2B23">
      <w:pPr>
        <w:shd w:val="clear" w:color="auto" w:fill="FFFFFF"/>
        <w:spacing w:after="0" w:line="240" w:lineRule="auto"/>
        <w:jc w:val="both"/>
        <w:rPr>
          <w:rFonts w:ascii="Times New Roman" w:eastAsia="Times New Roman" w:hAnsi="Times New Roman" w:cs="Times New Roman"/>
          <w:b/>
          <w:sz w:val="24"/>
          <w:szCs w:val="24"/>
        </w:rPr>
      </w:pP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37" name="Picture 137" descr="http://www.onlinechineseastrology.com/three-blessings-report/images/TB-luck-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onlinechineseastrology.com/three-blessings-report/images/TB-luck-Lucky.jpg"/>
                    <pic:cNvPicPr>
                      <a:picLocks noChangeAspect="1" noChangeArrowheads="1"/>
                    </pic:cNvPicPr>
                  </pic:nvPicPr>
                  <pic:blipFill>
                    <a:blip r:embed="rId14"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6D2B23" w:rsidRPr="006D2B23" w:rsidRDefault="00262A0C"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You’re lucky! </w:t>
      </w:r>
      <w:r w:rsidR="006D2B23" w:rsidRPr="006D2B23">
        <w:rPr>
          <w:rFonts w:ascii="Times New Roman" w:eastAsia="Times New Roman" w:hAnsi="Times New Roman" w:cs="Times New Roman"/>
          <w:sz w:val="24"/>
          <w:szCs w:val="24"/>
        </w:rPr>
        <w:t xml:space="preserve">You have six LUCKY, four </w:t>
      </w:r>
      <w:commentRangeStart w:id="132"/>
      <w:r w:rsidR="006D2B23" w:rsidRPr="006D2B23">
        <w:rPr>
          <w:rFonts w:ascii="Times New Roman" w:eastAsia="Times New Roman" w:hAnsi="Times New Roman" w:cs="Times New Roman"/>
          <w:sz w:val="24"/>
          <w:szCs w:val="24"/>
        </w:rPr>
        <w:t>NEUTRAL</w:t>
      </w:r>
      <w:commentRangeEnd w:id="132"/>
      <w:r w:rsidR="00763BE2">
        <w:rPr>
          <w:rStyle w:val="CommentReference"/>
        </w:rPr>
        <w:commentReference w:id="132"/>
      </w:r>
      <w:r w:rsidR="006D2B23" w:rsidRPr="006D2B23">
        <w:rPr>
          <w:rFonts w:ascii="Times New Roman" w:eastAsia="Times New Roman" w:hAnsi="Times New Roman" w:cs="Times New Roman"/>
          <w:sz w:val="24"/>
          <w:szCs w:val="24"/>
        </w:rPr>
        <w:t xml:space="preserve"> and no UNLUCKY indicators. Your fate is that you are extremely LUCKY. You will find that you are luckier than most people. You will have many opportunities, and there will be times when success comes easily. You will be more </w:t>
      </w:r>
      <w:commentRangeStart w:id="133"/>
      <w:r w:rsidR="006D2B23" w:rsidRPr="006D2B23">
        <w:rPr>
          <w:rFonts w:ascii="Times New Roman" w:eastAsia="Times New Roman" w:hAnsi="Times New Roman" w:cs="Times New Roman"/>
          <w:sz w:val="24"/>
          <w:szCs w:val="24"/>
        </w:rPr>
        <w:t>lucky</w:t>
      </w:r>
      <w:commentRangeEnd w:id="133"/>
      <w:r w:rsidR="00763BE2">
        <w:rPr>
          <w:rStyle w:val="CommentReference"/>
        </w:rPr>
        <w:commentReference w:id="133"/>
      </w:r>
      <w:r w:rsidR="006D2B23" w:rsidRPr="006D2B23">
        <w:rPr>
          <w:rFonts w:ascii="Times New Roman" w:eastAsia="Times New Roman" w:hAnsi="Times New Roman" w:cs="Times New Roman"/>
          <w:sz w:val="24"/>
          <w:szCs w:val="24"/>
        </w:rPr>
        <w:t xml:space="preserve"> at certain times and in different areas, but fate is definitely with you. </w:t>
      </w:r>
    </w:p>
    <w:p w:rsidR="00262A0C" w:rsidRDefault="00262A0C" w:rsidP="006D2B23">
      <w:pPr>
        <w:shd w:val="clear" w:color="auto" w:fill="FFFFFF"/>
        <w:spacing w:after="0" w:line="240" w:lineRule="auto"/>
        <w:jc w:val="both"/>
        <w:rPr>
          <w:rFonts w:ascii="Times New Roman" w:eastAsia="Times New Roman" w:hAnsi="Times New Roman" w:cs="Times New Roman"/>
          <w:sz w:val="24"/>
          <w:szCs w:val="24"/>
        </w:rPr>
      </w:pPr>
    </w:p>
    <w:p w:rsidR="00262A0C" w:rsidRPr="00262A0C"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262A0C">
        <w:rPr>
          <w:rFonts w:ascii="Times New Roman" w:eastAsia="Times New Roman" w:hAnsi="Times New Roman" w:cs="Times New Roman"/>
          <w:b/>
          <w:sz w:val="24"/>
          <w:szCs w:val="24"/>
        </w:rPr>
        <w:t xml:space="preserve">Section 2 </w:t>
      </w:r>
      <w:r w:rsidR="00262A0C" w:rsidRPr="00262A0C">
        <w:rPr>
          <w:rFonts w:ascii="Times New Roman" w:eastAsia="Times New Roman" w:hAnsi="Times New Roman" w:cs="Times New Roman"/>
          <w:b/>
          <w:sz w:val="24"/>
          <w:szCs w:val="24"/>
        </w:rPr>
        <w:t>–</w:t>
      </w:r>
      <w:r w:rsidRPr="00262A0C">
        <w:rPr>
          <w:rFonts w:ascii="Times New Roman" w:eastAsia="Times New Roman" w:hAnsi="Times New Roman" w:cs="Times New Roman"/>
          <w:b/>
          <w:sz w:val="24"/>
          <w:szCs w:val="24"/>
        </w:rPr>
        <w:t xml:space="preserve"> Prosperity</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6E53DD"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262A0C">
        <w:rPr>
          <w:rFonts w:ascii="Times New Roman" w:eastAsia="Times New Roman" w:hAnsi="Times New Roman" w:cs="Times New Roman"/>
          <w:b/>
          <w:sz w:val="24"/>
          <w:szCs w:val="24"/>
        </w:rPr>
        <w:lastRenderedPageBreak/>
        <w:t>Introduction</w:t>
      </w:r>
    </w:p>
    <w:p w:rsidR="006E53DD" w:rsidRDefault="006E53DD" w:rsidP="006D2B23">
      <w:pPr>
        <w:shd w:val="clear" w:color="auto" w:fill="FFFFFF"/>
        <w:spacing w:after="0" w:line="240" w:lineRule="auto"/>
        <w:jc w:val="both"/>
        <w:rPr>
          <w:rFonts w:ascii="Times New Roman" w:eastAsia="Times New Roman" w:hAnsi="Times New Roman" w:cs="Times New Roman"/>
          <w:b/>
          <w:sz w:val="24"/>
          <w:szCs w:val="24"/>
        </w:rPr>
      </w:pPr>
    </w:p>
    <w:p w:rsidR="00891EEF" w:rsidRDefault="00891EEF"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Prosperity: what does it mean? Well, it probably means something different to everyone. For some, maybe it has to do with wealth. For others, living life to the fullest. For the purposes of this report, we’re talkin’ money, honey. This includes the wealth from your job or business profits, stocks, or real estate. </w:t>
      </w:r>
    </w:p>
    <w:p w:rsidR="00891EEF" w:rsidRDefault="00891EEF" w:rsidP="006D2B23">
      <w:pPr>
        <w:shd w:val="clear" w:color="auto" w:fill="FFFFFF"/>
        <w:spacing w:after="0" w:line="240" w:lineRule="auto"/>
        <w:jc w:val="both"/>
        <w:rPr>
          <w:rFonts w:ascii="Times New Roman" w:eastAsia="Times New Roman" w:hAnsi="Times New Roman" w:cs="Times New Roman"/>
          <w:sz w:val="24"/>
          <w:szCs w:val="24"/>
        </w:rPr>
      </w:pPr>
    </w:p>
    <w:p w:rsidR="00891EEF" w:rsidRDefault="00891EEF"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let’s be real: The mark financial prosperity is going to differ according to who you’re talking to. Your expectations, comfort level, and desires all come into play. How much do you need to be prosperous? That’s totally up to you. </w:t>
      </w:r>
    </w:p>
    <w:p w:rsidR="00891EEF" w:rsidRDefault="00891EEF" w:rsidP="006D2B23">
      <w:pPr>
        <w:shd w:val="clear" w:color="auto" w:fill="FFFFFF"/>
        <w:spacing w:after="0" w:line="240" w:lineRule="auto"/>
        <w:jc w:val="both"/>
        <w:rPr>
          <w:rFonts w:ascii="Times New Roman" w:eastAsia="Times New Roman" w:hAnsi="Times New Roman" w:cs="Times New Roman"/>
          <w:sz w:val="24"/>
          <w:szCs w:val="24"/>
        </w:rPr>
      </w:pPr>
    </w:p>
    <w:p w:rsidR="006D2B23" w:rsidRPr="00073FDC" w:rsidRDefault="00891EEF"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let’s say this: As long as your expectations are somewhat in line with reality, the narratives that follow can give you a good idea of what things might look like.</w:t>
      </w:r>
    </w:p>
    <w:p w:rsidR="006D2B23" w:rsidRPr="006D2B23" w:rsidRDefault="006D2B23" w:rsidP="006D2B23">
      <w:pPr>
        <w:shd w:val="clear" w:color="auto" w:fill="FFFFFF"/>
        <w:spacing w:after="0" w:line="240" w:lineRule="auto"/>
        <w:jc w:val="right"/>
        <w:rPr>
          <w:rFonts w:ascii="Times New Roman" w:eastAsia="Times New Roman" w:hAnsi="Times New Roman" w:cs="Times New Roman"/>
          <w:sz w:val="24"/>
          <w:szCs w:val="24"/>
        </w:rPr>
      </w:pPr>
    </w:p>
    <w:p w:rsidR="006D2B23" w:rsidRPr="00BE4094" w:rsidRDefault="006D2B23" w:rsidP="006D2B23">
      <w:pPr>
        <w:shd w:val="clear" w:color="auto" w:fill="FFFFFF"/>
        <w:spacing w:after="0" w:line="240" w:lineRule="auto"/>
        <w:jc w:val="both"/>
        <w:rPr>
          <w:rFonts w:ascii="Times New Roman" w:eastAsia="Times New Roman" w:hAnsi="Times New Roman" w:cs="Times New Roman"/>
          <w:b/>
          <w:sz w:val="24"/>
          <w:szCs w:val="24"/>
        </w:rPr>
      </w:pPr>
    </w:p>
    <w:p w:rsidR="00262A0C" w:rsidRPr="00BE4094"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BE4094">
        <w:rPr>
          <w:rFonts w:ascii="Times New Roman" w:eastAsia="Times New Roman" w:hAnsi="Times New Roman" w:cs="Times New Roman"/>
          <w:b/>
          <w:sz w:val="24"/>
          <w:szCs w:val="24"/>
        </w:rPr>
        <w:t xml:space="preserve">General </w:t>
      </w:r>
      <w:commentRangeStart w:id="134"/>
      <w:r w:rsidRPr="00BE4094">
        <w:rPr>
          <w:rFonts w:ascii="Times New Roman" w:eastAsia="Times New Roman" w:hAnsi="Times New Roman" w:cs="Times New Roman"/>
          <w:b/>
          <w:sz w:val="24"/>
          <w:szCs w:val="24"/>
        </w:rPr>
        <w:t>Indicators</w:t>
      </w:r>
      <w:commentRangeEnd w:id="134"/>
    </w:p>
    <w:p w:rsidR="006D2B23" w:rsidRPr="006D2B23" w:rsidRDefault="00E437BA" w:rsidP="006D2B23">
      <w:pPr>
        <w:shd w:val="clear" w:color="auto" w:fill="FFFFFF"/>
        <w:spacing w:after="0" w:line="240" w:lineRule="auto"/>
        <w:jc w:val="both"/>
        <w:rPr>
          <w:rFonts w:ascii="Times New Roman" w:eastAsia="Times New Roman" w:hAnsi="Times New Roman" w:cs="Times New Roman"/>
          <w:sz w:val="24"/>
          <w:szCs w:val="24"/>
        </w:rPr>
      </w:pPr>
      <w:r>
        <w:rPr>
          <w:rStyle w:val="CommentReference"/>
        </w:rPr>
        <w:commentReference w:id="134"/>
      </w:r>
    </w:p>
    <w:p w:rsidR="004B0BCA" w:rsidRDefault="004B0BCA"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Ok. So like there was with luck, there’s going to be some general indicators when it comes to your prosperity rating. Here is a breakdown of yours:</w:t>
      </w:r>
    </w:p>
    <w:p w:rsidR="004B0BCA" w:rsidRDefault="004B0BCA" w:rsidP="006D2B23">
      <w:pPr>
        <w:shd w:val="clear" w:color="auto" w:fill="FFFFFF"/>
        <w:spacing w:after="0" w:line="240" w:lineRule="auto"/>
        <w:jc w:val="both"/>
        <w:rPr>
          <w:rFonts w:ascii="Times New Roman" w:eastAsia="Times New Roman" w:hAnsi="Times New Roman" w:cs="Times New Roman"/>
          <w:sz w:val="24"/>
          <w:szCs w:val="24"/>
        </w:rPr>
      </w:pPr>
    </w:p>
    <w:p w:rsidR="004B0BCA" w:rsidRDefault="004B0BCA"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indicators have an above average rating and are, therefore, LUCKY. Financial success should come relatively easily to you if you apply yourself. </w:t>
      </w:r>
    </w:p>
    <w:p w:rsidR="00BE4094" w:rsidRDefault="00BE4094" w:rsidP="006D2B23">
      <w:pPr>
        <w:shd w:val="clear" w:color="auto" w:fill="FFFFFF"/>
        <w:spacing w:after="0" w:line="240" w:lineRule="auto"/>
        <w:jc w:val="both"/>
        <w:rPr>
          <w:rFonts w:ascii="Times New Roman" w:eastAsia="Times New Roman" w:hAnsi="Times New Roman" w:cs="Times New Roman"/>
          <w:sz w:val="24"/>
          <w:szCs w:val="24"/>
        </w:rPr>
      </w:pPr>
    </w:p>
    <w:p w:rsidR="00BE4094"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Prosperity of your sign</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4B0BCA" w:rsidRDefault="00BA71A4" w:rsidP="006D2B23">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Earthly Branch (A</w:t>
      </w:r>
      <w:r w:rsidR="006D2B23" w:rsidRPr="004B0BCA">
        <w:rPr>
          <w:rFonts w:ascii="Times New Roman" w:eastAsia="Times New Roman" w:hAnsi="Times New Roman" w:cs="Times New Roman"/>
          <w:b/>
          <w:bCs/>
          <w:sz w:val="24"/>
          <w:szCs w:val="24"/>
        </w:rPr>
        <w:t>nimal)</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4B0BCA" w:rsidRPr="004B0BCA" w:rsidRDefault="004B0BCA"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the heck is your earthly branch? Well here we’re just talking about your Chinese Animal sign. Just like different people in life, different animal signs are more prone toward having those “money-making” talents. Now don’t worry. Because remember – even if your sign isn’t one of those, it’s all in what you do with your talents. For example, a highly entrepreneurial Rat could waste his away, which means even though his animal sign might be more </w:t>
      </w:r>
      <w:r>
        <w:rPr>
          <w:rFonts w:ascii="Times New Roman" w:eastAsia="Times New Roman" w:hAnsi="Times New Roman" w:cs="Times New Roman"/>
          <w:i/>
          <w:sz w:val="24"/>
          <w:szCs w:val="24"/>
        </w:rPr>
        <w:t xml:space="preserve">inclined </w:t>
      </w:r>
      <w:r>
        <w:rPr>
          <w:rFonts w:ascii="Times New Roman" w:eastAsia="Times New Roman" w:hAnsi="Times New Roman" w:cs="Times New Roman"/>
          <w:sz w:val="24"/>
          <w:szCs w:val="24"/>
        </w:rPr>
        <w:t xml:space="preserve">toward making good money, he won’t get there unless he puts in the work. </w:t>
      </w:r>
    </w:p>
    <w:p w:rsidR="004B0BCA" w:rsidRDefault="004B0BCA" w:rsidP="006D2B23">
      <w:pPr>
        <w:shd w:val="clear" w:color="auto" w:fill="FFFFFF"/>
        <w:spacing w:after="0" w:line="240" w:lineRule="auto"/>
        <w:jc w:val="both"/>
        <w:rPr>
          <w:rFonts w:ascii="Times New Roman" w:eastAsia="Times New Roman" w:hAnsi="Times New Roman" w:cs="Times New Roman"/>
          <w:sz w:val="24"/>
          <w:szCs w:val="24"/>
        </w:rPr>
      </w:pPr>
    </w:p>
    <w:p w:rsidR="004B0BCA" w:rsidRDefault="004B0BCA" w:rsidP="006D2B23">
      <w:pPr>
        <w:shd w:val="clear" w:color="auto" w:fill="FFFFFF"/>
        <w:spacing w:after="0" w:line="240" w:lineRule="auto"/>
        <w:jc w:val="both"/>
        <w:rPr>
          <w:rFonts w:ascii="Times New Roman" w:eastAsia="Times New Roman" w:hAnsi="Times New Roman" w:cs="Times New Roman"/>
          <w:sz w:val="24"/>
          <w:szCs w:val="24"/>
        </w:rPr>
      </w:pPr>
    </w:p>
    <w:p w:rsidR="004B0BC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Of all the signs the Rat is in general the best entrepreneur. You are likely to be interested in making money. You could also be endowed with the Rat's vision and foresight, particularly in the area of identifying and acting upon ways to create Wealth. The indicator is 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4B0BCA" w:rsidRDefault="00BA71A4" w:rsidP="006D2B23">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Heavenly S</w:t>
      </w:r>
      <w:r w:rsidR="006D2B23" w:rsidRPr="00BA71A4">
        <w:rPr>
          <w:rFonts w:ascii="Times New Roman" w:eastAsia="Times New Roman" w:hAnsi="Times New Roman" w:cs="Times New Roman"/>
          <w:b/>
          <w:bCs/>
          <w:sz w:val="24"/>
          <w:szCs w:val="24"/>
        </w:rPr>
        <w:t>tem(</w:t>
      </w:r>
      <w:r>
        <w:rPr>
          <w:rFonts w:ascii="Times New Roman" w:eastAsia="Times New Roman" w:hAnsi="Times New Roman" w:cs="Times New Roman"/>
          <w:b/>
          <w:bCs/>
          <w:sz w:val="24"/>
          <w:szCs w:val="24"/>
        </w:rPr>
        <w:t>E</w:t>
      </w:r>
      <w:r w:rsidR="006D2B23" w:rsidRPr="00BA71A4">
        <w:rPr>
          <w:rFonts w:ascii="Times New Roman" w:eastAsia="Times New Roman" w:hAnsi="Times New Roman" w:cs="Times New Roman"/>
          <w:b/>
          <w:bCs/>
          <w:sz w:val="24"/>
          <w:szCs w:val="24"/>
        </w:rPr>
        <w:t>lement)</w:t>
      </w:r>
    </w:p>
    <w:p w:rsidR="00BA71A4" w:rsidRDefault="00BA71A4" w:rsidP="006D2B23">
      <w:pPr>
        <w:shd w:val="clear" w:color="auto" w:fill="FFFFFF"/>
        <w:spacing w:after="0" w:line="180" w:lineRule="atLeast"/>
        <w:jc w:val="both"/>
        <w:rPr>
          <w:rFonts w:ascii="Times New Roman" w:eastAsia="Times New Roman" w:hAnsi="Times New Roman" w:cs="Times New Roman"/>
          <w:sz w:val="24"/>
          <w:szCs w:val="24"/>
        </w:rPr>
      </w:pPr>
    </w:p>
    <w:p w:rsidR="006D2B23" w:rsidRPr="006D2B23" w:rsidRDefault="00BA71A4" w:rsidP="006D2B23">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 the elements have to do with it? </w:t>
      </w:r>
      <w:r w:rsidR="00A53A89">
        <w:rPr>
          <w:rFonts w:ascii="Times New Roman" w:eastAsia="Times New Roman" w:hAnsi="Times New Roman" w:cs="Times New Roman"/>
          <w:sz w:val="24"/>
          <w:szCs w:val="24"/>
        </w:rPr>
        <w:t xml:space="preserve">Well, a whole lot, actually. Just like your animal sign predisposes you to certain traits, characteristics, or themes in your life, so does the element that rules the year of your birth. Each element is associated with different things. Some are considered luckier than others. </w:t>
      </w:r>
    </w:p>
    <w:p w:rsidR="00BA71A4" w:rsidRDefault="00BA71A4" w:rsidP="006D2B23">
      <w:pPr>
        <w:shd w:val="clear" w:color="auto" w:fill="FFFFFF"/>
        <w:spacing w:after="0" w:line="240" w:lineRule="auto"/>
        <w:jc w:val="both"/>
        <w:rPr>
          <w:rFonts w:ascii="Times New Roman" w:eastAsia="Times New Roman" w:hAnsi="Times New Roman" w:cs="Times New Roman"/>
          <w:sz w:val="24"/>
          <w:szCs w:val="24"/>
        </w:rPr>
      </w:pPr>
    </w:p>
    <w:p w:rsidR="00BA71A4" w:rsidRDefault="00BA71A4" w:rsidP="006D2B23">
      <w:pPr>
        <w:shd w:val="clear" w:color="auto" w:fill="FFFFFF"/>
        <w:spacing w:after="0" w:line="240" w:lineRule="auto"/>
        <w:jc w:val="both"/>
        <w:rPr>
          <w:rFonts w:ascii="Times New Roman" w:eastAsia="Times New Roman" w:hAnsi="Times New Roman" w:cs="Times New Roman"/>
          <w:sz w:val="24"/>
          <w:szCs w:val="24"/>
        </w:rPr>
      </w:pPr>
    </w:p>
    <w:p w:rsidR="004B0BC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a Water year. This indicator is NEUTRAL, as Metal is the element that best indicates money and the accumulation of wealth.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A53A89"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 xml:space="preserve">Month </w:t>
      </w:r>
      <w:r w:rsidR="00BA71A4">
        <w:rPr>
          <w:rFonts w:ascii="Times New Roman" w:eastAsia="Times New Roman" w:hAnsi="Times New Roman" w:cs="Times New Roman"/>
          <w:b/>
          <w:bCs/>
          <w:sz w:val="24"/>
          <w:szCs w:val="24"/>
          <w:highlight w:val="yellow"/>
        </w:rPr>
        <w:t>S</w:t>
      </w:r>
      <w:r w:rsidRPr="006D2B23">
        <w:rPr>
          <w:rFonts w:ascii="Times New Roman" w:eastAsia="Times New Roman" w:hAnsi="Times New Roman" w:cs="Times New Roman"/>
          <w:b/>
          <w:bCs/>
          <w:sz w:val="24"/>
          <w:szCs w:val="24"/>
          <w:highlight w:val="yellow"/>
        </w:rPr>
        <w:t>ign</w:t>
      </w:r>
    </w:p>
    <w:p w:rsidR="00A53A89" w:rsidRDefault="00A53A89" w:rsidP="006D2B23">
      <w:pPr>
        <w:shd w:val="clear" w:color="auto" w:fill="FFFFFF"/>
        <w:spacing w:after="0" w:line="180" w:lineRule="atLeast"/>
        <w:jc w:val="both"/>
        <w:rPr>
          <w:rFonts w:ascii="Times New Roman" w:eastAsia="Times New Roman" w:hAnsi="Times New Roman" w:cs="Times New Roman"/>
          <w:b/>
          <w:bCs/>
          <w:sz w:val="24"/>
          <w:szCs w:val="24"/>
        </w:rPr>
      </w:pPr>
    </w:p>
    <w:p w:rsidR="004B0BCA" w:rsidRPr="00A53A89" w:rsidRDefault="00A53A89"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Depending on what month you were born, you will have a different animal that rules over it. (This is separate from your year animal sign.) When it comes to money, some animal months are considered better indicators for the possibility of getting rich.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A53A89"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This is a NEUTRAL indicator in considering your potential to accumulate wealth. Your month bodes well for your happiness and relationships but only modestly so for financial success.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A53A89"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Day sign</w:t>
      </w:r>
    </w:p>
    <w:p w:rsidR="00A53A89" w:rsidRDefault="00A53A89" w:rsidP="006D2B23">
      <w:pPr>
        <w:shd w:val="clear" w:color="auto" w:fill="FFFFFF"/>
        <w:spacing w:after="0" w:line="180" w:lineRule="atLeast"/>
        <w:jc w:val="both"/>
        <w:rPr>
          <w:rFonts w:ascii="Times New Roman" w:eastAsia="Times New Roman" w:hAnsi="Times New Roman" w:cs="Times New Roman"/>
          <w:b/>
          <w:bCs/>
          <w:sz w:val="24"/>
          <w:szCs w:val="24"/>
        </w:rPr>
      </w:pPr>
    </w:p>
    <w:p w:rsidR="00A53A89" w:rsidRPr="00A53A89" w:rsidRDefault="00A53A89"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Ok. So here we go again. The day you were born can also tell us a little bit about your financial prosperity. Let’s take a look at what yours means.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A53A89" w:rsidRDefault="006D2B23" w:rsidP="006D2B23">
      <w:pPr>
        <w:shd w:val="clear" w:color="auto" w:fill="FFFFFF"/>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birth date is ruled by Ch'io or Horn, a favorable omen for good weather, ground breaking and making purchases, and, therefore, LUCKY. </w:t>
      </w:r>
    </w:p>
    <w:p w:rsidR="00A53A89" w:rsidRDefault="00A53A89" w:rsidP="006D2B23">
      <w:pPr>
        <w:shd w:val="clear" w:color="auto" w:fill="FFFFFF"/>
        <w:spacing w:after="0" w:line="240" w:lineRule="auto"/>
        <w:rPr>
          <w:rFonts w:ascii="Times New Roman" w:eastAsia="Times New Roman" w:hAnsi="Times New Roman" w:cs="Times New Roman"/>
          <w:sz w:val="24"/>
          <w:szCs w:val="24"/>
        </w:rPr>
      </w:pPr>
    </w:p>
    <w:p w:rsidR="00A53A89" w:rsidRDefault="00A53A89" w:rsidP="006D2B23">
      <w:pPr>
        <w:shd w:val="clear" w:color="auto" w:fill="FFFFFF"/>
        <w:spacing w:after="0" w:line="240" w:lineRule="auto"/>
        <w:rPr>
          <w:rFonts w:ascii="Times New Roman" w:eastAsia="Times New Roman" w:hAnsi="Times New Roman" w:cs="Times New Roman"/>
          <w:sz w:val="24"/>
          <w:szCs w:val="24"/>
        </w:rPr>
      </w:pPr>
    </w:p>
    <w:p w:rsidR="00A53A89" w:rsidRDefault="00A53A89" w:rsidP="006D2B23">
      <w:pPr>
        <w:shd w:val="clear" w:color="auto" w:fill="FFFFFF"/>
        <w:spacing w:after="0" w:line="240" w:lineRule="auto"/>
        <w:rPr>
          <w:rFonts w:ascii="Times New Roman" w:eastAsia="Times New Roman" w:hAnsi="Times New Roman" w:cs="Times New Roman"/>
          <w:sz w:val="24"/>
          <w:szCs w:val="24"/>
        </w:rPr>
      </w:pPr>
    </w:p>
    <w:p w:rsidR="00A53A89" w:rsidRDefault="00A53A89" w:rsidP="006D2B23">
      <w:pPr>
        <w:shd w:val="clear" w:color="auto" w:fill="FFFFFF"/>
        <w:spacing w:after="0" w:line="240" w:lineRule="auto"/>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rPr>
          <w:rFonts w:ascii="Times New Roman" w:eastAsia="Times New Roman" w:hAnsi="Times New Roman" w:cs="Times New Roman"/>
          <w:sz w:val="24"/>
          <w:szCs w:val="24"/>
        </w:rPr>
      </w:pPr>
    </w:p>
    <w:p w:rsidR="00A53A89"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Means</w:t>
      </w:r>
    </w:p>
    <w:p w:rsidR="00A53A89" w:rsidRDefault="00A53A89" w:rsidP="006D2B23">
      <w:pPr>
        <w:shd w:val="clear" w:color="auto" w:fill="FFFFFF"/>
        <w:spacing w:after="0" w:line="180" w:lineRule="atLeast"/>
        <w:jc w:val="both"/>
        <w:rPr>
          <w:rFonts w:ascii="Times New Roman" w:eastAsia="Times New Roman" w:hAnsi="Times New Roman" w:cs="Times New Roman"/>
          <w:b/>
          <w:bCs/>
          <w:sz w:val="24"/>
          <w:szCs w:val="24"/>
        </w:rPr>
      </w:pPr>
    </w:p>
    <w:p w:rsidR="00A53A89" w:rsidRPr="00A53A89" w:rsidRDefault="00A53A89"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great thing about money? There’s more than one way to get rich! When we’re talking about the means of making money, we’re just referring to </w:t>
      </w:r>
      <w:r>
        <w:rPr>
          <w:rFonts w:ascii="Times New Roman" w:eastAsia="Times New Roman" w:hAnsi="Times New Roman" w:cs="Times New Roman"/>
          <w:bCs/>
          <w:i/>
          <w:sz w:val="24"/>
          <w:szCs w:val="24"/>
        </w:rPr>
        <w:t xml:space="preserve">how </w:t>
      </w:r>
      <w:r>
        <w:rPr>
          <w:rFonts w:ascii="Times New Roman" w:eastAsia="Times New Roman" w:hAnsi="Times New Roman" w:cs="Times New Roman"/>
          <w:bCs/>
          <w:sz w:val="24"/>
          <w:szCs w:val="24"/>
        </w:rPr>
        <w:t xml:space="preserve">you’re best able to get it. For some it might mean hard work and keeping a stable career. For others, it could mean taking big risks or investing in real estate. </w:t>
      </w:r>
      <w:r w:rsidR="00947BDF">
        <w:rPr>
          <w:rFonts w:ascii="Times New Roman" w:eastAsia="Times New Roman" w:hAnsi="Times New Roman" w:cs="Times New Roman"/>
          <w:bCs/>
          <w:sz w:val="24"/>
          <w:szCs w:val="24"/>
        </w:rPr>
        <w:t xml:space="preserve">It’s important to pay attention to what factors may be more favorable for you than others. Then, act accordingly.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947BDF"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According to your chart the best way for you to make money is in land or other property. This may or may not be way to financial success, so this indicator is NEUTRAL.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947BDF"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Opportunity</w:t>
      </w:r>
    </w:p>
    <w:p w:rsidR="00947BDF" w:rsidRDefault="00947BDF" w:rsidP="006D2B23">
      <w:pPr>
        <w:shd w:val="clear" w:color="auto" w:fill="FFFFFF"/>
        <w:spacing w:after="0" w:line="180" w:lineRule="atLeast"/>
        <w:jc w:val="both"/>
        <w:rPr>
          <w:rFonts w:ascii="Times New Roman" w:eastAsia="Times New Roman" w:hAnsi="Times New Roman" w:cs="Times New Roman"/>
          <w:b/>
          <w:bCs/>
          <w:sz w:val="24"/>
          <w:szCs w:val="24"/>
        </w:rPr>
      </w:pPr>
    </w:p>
    <w:p w:rsidR="00947BDF" w:rsidRPr="00947BDF" w:rsidRDefault="00947BDF"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Remember when we talked about opportunity knocking? So here we are again. Opportunity must be acted upon in order for anything good to happen. Wasted opportunities could mean wasted money.</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947BDF"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There is a chance you will derive considerable wealth from shrewd investments. If acted upon this signifies acquiring riches and should be considered a LUCKY indicator.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947BDF"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Maturation</w:t>
      </w:r>
    </w:p>
    <w:p w:rsidR="00B46245" w:rsidRDefault="00B46245" w:rsidP="006D2B23">
      <w:pPr>
        <w:shd w:val="clear" w:color="auto" w:fill="FFFFFF"/>
        <w:spacing w:after="0" w:line="180" w:lineRule="atLeast"/>
        <w:jc w:val="both"/>
        <w:rPr>
          <w:rFonts w:ascii="Times New Roman" w:eastAsia="Times New Roman" w:hAnsi="Times New Roman" w:cs="Times New Roman"/>
          <w:b/>
          <w:bCs/>
          <w:sz w:val="24"/>
          <w:szCs w:val="24"/>
        </w:rPr>
      </w:pPr>
    </w:p>
    <w:p w:rsidR="00947BDF" w:rsidRPr="00B46245" w:rsidRDefault="00B46245"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So remember that Maturation is the stage in your life when you’re moving up in your career, buying property, making investments, and -- in general -- planning your financial future. Your chi level at this stage can tell us a lot about how much energy, motivation, and stamina you’re going to have to do all this. If you’re low on chi? Well, maybe you’re going to be a bit lazy about setting up that 401K. If your chi is high? You’re probably a mover and shaker when it comes to money.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level at Maturation is above average. This indicator is LUCKY. </w:t>
      </w:r>
    </w:p>
    <w:p w:rsidR="00947BDF" w:rsidRDefault="00947BDF" w:rsidP="006D2B23">
      <w:pPr>
        <w:shd w:val="clear" w:color="auto" w:fill="FFFFFF"/>
        <w:spacing w:after="0" w:line="180" w:lineRule="atLeast"/>
        <w:jc w:val="both"/>
        <w:rPr>
          <w:rFonts w:ascii="Times New Roman" w:eastAsia="Times New Roman" w:hAnsi="Times New Roman" w:cs="Times New Roman"/>
          <w:sz w:val="24"/>
          <w:szCs w:val="24"/>
        </w:rPr>
      </w:pPr>
    </w:p>
    <w:p w:rsidR="00B46245"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commentRangeStart w:id="135"/>
      <w:r w:rsidRPr="006D2B23">
        <w:rPr>
          <w:rFonts w:ascii="Times New Roman" w:eastAsia="Times New Roman" w:hAnsi="Times New Roman" w:cs="Times New Roman"/>
          <w:b/>
          <w:bCs/>
          <w:sz w:val="24"/>
          <w:szCs w:val="24"/>
          <w:highlight w:val="yellow"/>
        </w:rPr>
        <w:t>Adulthood</w:t>
      </w:r>
      <w:commentRangeEnd w:id="135"/>
    </w:p>
    <w:p w:rsidR="00B46245" w:rsidRDefault="00B46245" w:rsidP="006D2B23">
      <w:pPr>
        <w:shd w:val="clear" w:color="auto" w:fill="FFFFFF"/>
        <w:spacing w:after="0" w:line="180" w:lineRule="atLeast"/>
        <w:jc w:val="both"/>
        <w:rPr>
          <w:rFonts w:ascii="Times New Roman" w:eastAsia="Times New Roman" w:hAnsi="Times New Roman" w:cs="Times New Roman"/>
          <w:b/>
          <w:bCs/>
          <w:sz w:val="24"/>
          <w:szCs w:val="24"/>
        </w:rPr>
      </w:pPr>
    </w:p>
    <w:p w:rsidR="00B46245" w:rsidRPr="00B46245" w:rsidRDefault="00B46245"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Alright. Same as before. Except now you’re in adulthood, where you’re trying to stabilize your finances and really grow your income. How’s your chi? Again – if it’s high, you’re probably at a place in life where you have the time and energy to really make things happen. If it’s low, you may be bogged down with other things. </w:t>
      </w:r>
    </w:p>
    <w:p w:rsidR="00B46245" w:rsidRDefault="00B46245" w:rsidP="006D2B23">
      <w:pPr>
        <w:shd w:val="clear" w:color="auto" w:fill="FFFFFF"/>
        <w:spacing w:after="0" w:line="180" w:lineRule="atLeast"/>
        <w:jc w:val="both"/>
        <w:rPr>
          <w:rFonts w:ascii="Times New Roman" w:eastAsia="Times New Roman" w:hAnsi="Times New Roman" w:cs="Times New Roman"/>
          <w:b/>
          <w:bCs/>
          <w:sz w:val="24"/>
          <w:szCs w:val="24"/>
        </w:rPr>
      </w:pPr>
    </w:p>
    <w:p w:rsidR="006D2B23" w:rsidRPr="006D2B23" w:rsidRDefault="00A95E76" w:rsidP="006D2B23">
      <w:pPr>
        <w:shd w:val="clear" w:color="auto" w:fill="FFFFFF"/>
        <w:spacing w:after="0" w:line="180" w:lineRule="atLeast"/>
        <w:jc w:val="both"/>
        <w:rPr>
          <w:rFonts w:ascii="Times New Roman" w:eastAsia="Times New Roman" w:hAnsi="Times New Roman" w:cs="Times New Roman"/>
          <w:sz w:val="24"/>
          <w:szCs w:val="24"/>
        </w:rPr>
      </w:pPr>
      <w:r>
        <w:rPr>
          <w:rStyle w:val="CommentReference"/>
        </w:rPr>
        <w:commentReference w:id="135"/>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level at Adulthood is average. This indicator is NEUTRAL.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Conclusion</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39" name="Picture 139" descr="http://www.onlinechineseastrology.com/three-blessings-report/images/TB-w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onlinechineseastrology.com/three-blessings-report/images/TB-wealth-Lucky.jpg"/>
                    <pic:cNvPicPr>
                      <a:picLocks noChangeAspect="1" noChangeArrowheads="1"/>
                    </pic:cNvPicPr>
                  </pic:nvPicPr>
                  <pic:blipFill>
                    <a:blip r:embed="rId14"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have five LUCKY, four NEUTRAL and one UNLUCKY indicator. Fate has decreed you are LUCKY and have a very good chance of becoming prosperous. You have the potential to accumulate significant wealth and may not even have to work that hard for all of it. There is little reason you should not be very comfortable in retirement; although, your life will not be completely without financial worries. </w:t>
      </w:r>
    </w:p>
    <w:p w:rsidR="00947BDF" w:rsidRDefault="00947BDF" w:rsidP="006D2B23">
      <w:pPr>
        <w:shd w:val="clear" w:color="auto" w:fill="FFFFFF"/>
        <w:spacing w:after="0" w:line="240" w:lineRule="auto"/>
        <w:jc w:val="both"/>
        <w:rPr>
          <w:rFonts w:ascii="Times New Roman" w:eastAsia="Times New Roman" w:hAnsi="Times New Roman" w:cs="Times New Roman"/>
          <w:sz w:val="24"/>
          <w:szCs w:val="24"/>
        </w:rPr>
      </w:pPr>
    </w:p>
    <w:p w:rsidR="0057111E"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57111E">
        <w:rPr>
          <w:rFonts w:ascii="Times New Roman" w:eastAsia="Times New Roman" w:hAnsi="Times New Roman" w:cs="Times New Roman"/>
          <w:b/>
          <w:sz w:val="24"/>
          <w:szCs w:val="24"/>
        </w:rPr>
        <w:t xml:space="preserve">Section 3 </w:t>
      </w:r>
      <w:r w:rsidR="0057111E">
        <w:rPr>
          <w:rFonts w:ascii="Times New Roman" w:eastAsia="Times New Roman" w:hAnsi="Times New Roman" w:cs="Times New Roman"/>
          <w:b/>
          <w:sz w:val="24"/>
          <w:szCs w:val="24"/>
        </w:rPr>
        <w:t>–</w:t>
      </w:r>
      <w:r w:rsidRPr="0057111E">
        <w:rPr>
          <w:rFonts w:ascii="Times New Roman" w:eastAsia="Times New Roman" w:hAnsi="Times New Roman" w:cs="Times New Roman"/>
          <w:b/>
          <w:sz w:val="24"/>
          <w:szCs w:val="24"/>
        </w:rPr>
        <w:t xml:space="preserve"> Health</w:t>
      </w:r>
    </w:p>
    <w:p w:rsidR="006D2B23" w:rsidRPr="0057111E" w:rsidRDefault="006D2B23" w:rsidP="006D2B23">
      <w:pPr>
        <w:shd w:val="clear" w:color="auto" w:fill="FFFFFF"/>
        <w:spacing w:after="0" w:line="240" w:lineRule="auto"/>
        <w:jc w:val="both"/>
        <w:rPr>
          <w:rFonts w:ascii="Times New Roman" w:eastAsia="Times New Roman" w:hAnsi="Times New Roman" w:cs="Times New Roman"/>
          <w:b/>
          <w:sz w:val="24"/>
          <w:szCs w:val="24"/>
        </w:rPr>
      </w:pPr>
    </w:p>
    <w:p w:rsidR="0057111E" w:rsidRDefault="006D2B23" w:rsidP="006D2B23">
      <w:pPr>
        <w:shd w:val="clear" w:color="auto" w:fill="FFFFFF"/>
        <w:spacing w:after="0" w:line="240" w:lineRule="auto"/>
        <w:jc w:val="both"/>
        <w:rPr>
          <w:rFonts w:ascii="Times New Roman" w:eastAsia="Times New Roman" w:hAnsi="Times New Roman" w:cs="Times New Roman"/>
          <w:b/>
          <w:sz w:val="24"/>
          <w:szCs w:val="24"/>
        </w:rPr>
      </w:pPr>
      <w:r w:rsidRPr="0057111E">
        <w:rPr>
          <w:rFonts w:ascii="Times New Roman" w:eastAsia="Times New Roman" w:hAnsi="Times New Roman" w:cs="Times New Roman"/>
          <w:b/>
          <w:sz w:val="24"/>
          <w:szCs w:val="24"/>
        </w:rPr>
        <w:t>Introduction</w:t>
      </w:r>
    </w:p>
    <w:p w:rsidR="0057111E" w:rsidRDefault="0057111E" w:rsidP="006D2B23">
      <w:pPr>
        <w:shd w:val="clear" w:color="auto" w:fill="FFFFFF"/>
        <w:spacing w:after="0" w:line="240" w:lineRule="auto"/>
        <w:jc w:val="both"/>
        <w:rPr>
          <w:rFonts w:ascii="Times New Roman" w:eastAsia="Times New Roman" w:hAnsi="Times New Roman" w:cs="Times New Roman"/>
          <w:b/>
          <w:sz w:val="24"/>
          <w:szCs w:val="24"/>
        </w:rPr>
      </w:pPr>
    </w:p>
    <w:p w:rsidR="0057111E" w:rsidRPr="0057111E" w:rsidRDefault="0057111E"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Longevity. What does that even mean? It’s the kind of word that can mean a lot of things, isn’t it? For this report, when we talk about Longevity, we’re talking about your Health. The indicators in this section will refer to your energy levels, lifestyle habits, and yes – even bodily functions. Told you we were going to go into detail!</w:t>
      </w:r>
    </w:p>
    <w:p w:rsidR="0057111E" w:rsidRDefault="0057111E" w:rsidP="006D2B23">
      <w:pPr>
        <w:shd w:val="clear" w:color="auto" w:fill="FFFFFF"/>
        <w:spacing w:after="0" w:line="240" w:lineRule="auto"/>
        <w:jc w:val="both"/>
        <w:rPr>
          <w:rFonts w:ascii="Times New Roman" w:eastAsia="Times New Roman" w:hAnsi="Times New Roman" w:cs="Times New Roman"/>
          <w:b/>
          <w:sz w:val="24"/>
          <w:szCs w:val="24"/>
        </w:rPr>
      </w:pPr>
    </w:p>
    <w:p w:rsidR="006D2B23" w:rsidRPr="0057111E"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57111E"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General </w:t>
      </w:r>
      <w:commentRangeStart w:id="136"/>
      <w:r w:rsidRPr="006D2B23">
        <w:rPr>
          <w:rFonts w:ascii="Times New Roman" w:eastAsia="Times New Roman" w:hAnsi="Times New Roman" w:cs="Times New Roman"/>
          <w:sz w:val="24"/>
          <w:szCs w:val="24"/>
          <w:highlight w:val="yellow"/>
        </w:rPr>
        <w:t>Indicators</w:t>
      </w:r>
      <w:commentRangeEnd w:id="136"/>
      <w:r w:rsidR="00E437BA">
        <w:rPr>
          <w:rStyle w:val="CommentReference"/>
        </w:rPr>
        <w:commentReference w:id="136"/>
      </w:r>
    </w:p>
    <w:p w:rsidR="0057111E" w:rsidRDefault="0057111E" w:rsidP="006D2B23">
      <w:pPr>
        <w:shd w:val="clear" w:color="auto" w:fill="FFFFFF"/>
        <w:spacing w:after="0" w:line="240" w:lineRule="auto"/>
        <w:jc w:val="both"/>
        <w:rPr>
          <w:rFonts w:ascii="Times New Roman" w:eastAsia="Times New Roman" w:hAnsi="Times New Roman" w:cs="Times New Roman"/>
          <w:sz w:val="24"/>
          <w:szCs w:val="24"/>
        </w:rPr>
      </w:pPr>
    </w:p>
    <w:p w:rsidR="0057111E" w:rsidRDefault="0057111E"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mentioned before, your chi is your “energy” or “life force.” So it makes sense that your chi rating for Health is going to have a strong influence on your general wellness throughout your life. High chi gives you a strong immune system and a well-functioning mind-body connection. Low chi? It could bog you down with illness or emotional challenges. Let’s see what yours is.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57111E"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(energy/life force) rating for Health is well above average and, therefore, LUCKY. You have a good chance of enjoying excellent health in your life.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57111E"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Earthly branch(animal)</w:t>
      </w:r>
    </w:p>
    <w:p w:rsidR="0057111E" w:rsidRDefault="0057111E" w:rsidP="006D2B23">
      <w:pPr>
        <w:shd w:val="clear" w:color="auto" w:fill="FFFFFF"/>
        <w:spacing w:after="0" w:line="180" w:lineRule="atLeast"/>
        <w:jc w:val="both"/>
        <w:rPr>
          <w:rFonts w:ascii="Times New Roman" w:eastAsia="Times New Roman" w:hAnsi="Times New Roman" w:cs="Times New Roman"/>
          <w:b/>
          <w:bCs/>
          <w:sz w:val="24"/>
          <w:szCs w:val="24"/>
        </w:rPr>
      </w:pPr>
    </w:p>
    <w:p w:rsidR="0057111E" w:rsidRDefault="0057111E"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Each animal sign has its own indicators for health, too. What do we mean? Well, let’s take the Pig, for example. Some of the issues for a Pig person might be the tendency to overindulge in food and drink. For a Horse, a health issue might be fatigue from overwork or too much physical stress on the body. These indicators are just general ones, based on your animal sign. But they can tell you what factors might influence your health – for better or worse. </w:t>
      </w:r>
    </w:p>
    <w:p w:rsidR="0057111E" w:rsidRDefault="0057111E" w:rsidP="006D2B23">
      <w:pPr>
        <w:shd w:val="clear" w:color="auto" w:fill="FFFFFF"/>
        <w:spacing w:after="0" w:line="180" w:lineRule="atLeast"/>
        <w:jc w:val="both"/>
        <w:rPr>
          <w:rFonts w:ascii="Times New Roman" w:eastAsia="Times New Roman" w:hAnsi="Times New Roman" w:cs="Times New Roman"/>
          <w:bCs/>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29329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There are two, Rat characteristics that endanger Health. The first is spending too much time in your head. This can make it difficult for you to relax and adds to stress. The second is a tendency to push yourself to the limit, eventually resulting in exhaustion. This indicator is therefore UNLUCKY.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Heavenly stem</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29329A" w:rsidRPr="0029329A" w:rsidRDefault="0029329A"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Just like the elements can influence your financial success, they can also do a number on your health and well-being. Boisterous Fire types could burn out easily or have anger issues. Metal people might be high-strung. Another thing? Different body parts can be affected by your ruling element, making you susceptible to certain difficulties or illnesses. </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29329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a Water year. You are likely to have a lot of empathy, if not hypersensitivity, to the feelings emotions of others, not to mention having a lot of your own. This makes you vulnerable to stress and, in extreme cases, breakdowns. You could also be susceptible to problems with the kidneys, bladder or ear. This indicator is, therefore, UNLUCKY.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Month</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29329A" w:rsidRPr="0029329A" w:rsidRDefault="0029329A"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Your month sign also has a lot to do with your health. A mellow Pig born in an active Horse month might have a tough time finding balance between rest and activity. A sensitive Sheep born in a Rabbit month, on the other hand, may be ultra-tuned to her own body and needs.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29329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You are likely to eventually derive significant happiness from your marriage, but that will not completely make up for overuse of your mind. This indicator is, therefore, NEUTRAL.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Day</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29329A" w:rsidRPr="0029329A" w:rsidRDefault="0029329A"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Remember your birth constellation? Here it is again, explaining what it means for your overall Health and Longevity.</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29329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birth date is ruled by Ch'io or Horn, an auspicious constellation. It is associated with healthy growth and, therefore, 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Happiness</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29329A" w:rsidRPr="0029329A" w:rsidRDefault="0029329A"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We’ve all read the studies. Happiness is associated with better health. Depending on your chart, Happiness is indicated to be either weak or strong. </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29329A"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chart shows this to be a strong area for you. This indicator is thus LUCKY. </w:t>
      </w:r>
    </w:p>
    <w:p w:rsidR="0029329A" w:rsidRDefault="0029329A"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29329A"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29329A"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29329A"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29329A"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Longevity</w:t>
      </w:r>
    </w:p>
    <w:p w:rsidR="0029329A" w:rsidRDefault="0029329A" w:rsidP="006D2B23">
      <w:pPr>
        <w:shd w:val="clear" w:color="auto" w:fill="FFFFFF"/>
        <w:spacing w:after="0" w:line="180" w:lineRule="atLeast"/>
        <w:jc w:val="both"/>
        <w:rPr>
          <w:rFonts w:ascii="Times New Roman" w:eastAsia="Times New Roman" w:hAnsi="Times New Roman" w:cs="Times New Roman"/>
          <w:b/>
          <w:bCs/>
          <w:sz w:val="24"/>
          <w:szCs w:val="24"/>
        </w:rPr>
      </w:pPr>
    </w:p>
    <w:p w:rsidR="0029329A" w:rsidRPr="00FC6C51" w:rsidRDefault="00FC6C51"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So here we have that Longevity word again. And now we’re talking about your later years. If your chi is strong when you’re older, you’re going to have a better chance of staying out of those rest homes and hospitals. If it’s weak, you might be prone to sickness or health problems.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In your later years your chi is likely to be strong, making this a LUCKY indicator. </w:t>
      </w:r>
    </w:p>
    <w:p w:rsidR="00FC6C51" w:rsidRDefault="00FC6C51" w:rsidP="006D2B23">
      <w:pPr>
        <w:shd w:val="clear" w:color="auto" w:fill="FFFFFF"/>
        <w:spacing w:after="0" w:line="180" w:lineRule="atLeast"/>
        <w:jc w:val="both"/>
        <w:rPr>
          <w:rFonts w:ascii="Times New Roman" w:eastAsia="Times New Roman" w:hAnsi="Times New Roman" w:cs="Times New Roman"/>
          <w:sz w:val="24"/>
          <w:szCs w:val="24"/>
        </w:rPr>
      </w:pPr>
    </w:p>
    <w:p w:rsidR="00FC6C51"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Element mix</w:t>
      </w:r>
    </w:p>
    <w:p w:rsidR="00FC6C51" w:rsidRDefault="00FC6C51" w:rsidP="006D2B23">
      <w:pPr>
        <w:shd w:val="clear" w:color="auto" w:fill="FFFFFF"/>
        <w:spacing w:after="0" w:line="180" w:lineRule="atLeast"/>
        <w:jc w:val="both"/>
        <w:rPr>
          <w:rFonts w:ascii="Times New Roman" w:eastAsia="Times New Roman" w:hAnsi="Times New Roman" w:cs="Times New Roman"/>
          <w:b/>
          <w:bCs/>
          <w:sz w:val="24"/>
          <w:szCs w:val="24"/>
        </w:rPr>
      </w:pPr>
    </w:p>
    <w:p w:rsidR="00FC6C51" w:rsidRPr="00FC6C51" w:rsidRDefault="00FC6C51"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Remember when we talked about the element mix before? Basically, it’s good to have a decent amount of each of the five elements in your chart. This ensures you aren’t short or totally lacking in one area. For example, a lack of Fire in your chart could mean you have a weaker immune system or problems with digestion. Too much Fire, on the other hand? Well, maybe you’re prone to stress-induced headaches or high blood pressure. </w:t>
      </w:r>
    </w:p>
    <w:p w:rsidR="00FC6C51" w:rsidRDefault="00FC6C51" w:rsidP="006D2B23">
      <w:pPr>
        <w:shd w:val="clear" w:color="auto" w:fill="FFFFFF"/>
        <w:spacing w:after="0" w:line="180" w:lineRule="atLeast"/>
        <w:jc w:val="both"/>
        <w:rPr>
          <w:rFonts w:ascii="Times New Roman" w:eastAsia="Times New Roman" w:hAnsi="Times New Roman" w:cs="Times New Roman"/>
          <w:b/>
          <w:bCs/>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0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3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FC6C51"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FC6C51"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may only have a shortage of one element. You should be able to generally maintain good health for most of your life. This indicator is therefore 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p>
    <w:p w:rsidR="00FC6C51"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commentRangeStart w:id="137"/>
      <w:r w:rsidRPr="006D2B23">
        <w:rPr>
          <w:rFonts w:ascii="Times New Roman" w:eastAsia="Times New Roman" w:hAnsi="Times New Roman" w:cs="Times New Roman"/>
          <w:b/>
          <w:bCs/>
          <w:sz w:val="24"/>
          <w:szCs w:val="24"/>
          <w:highlight w:val="yellow"/>
        </w:rPr>
        <w:t>Luck</w:t>
      </w:r>
      <w:commentRangeEnd w:id="137"/>
    </w:p>
    <w:p w:rsidR="00FC6C51" w:rsidRDefault="00FC6C51" w:rsidP="006D2B23">
      <w:pPr>
        <w:shd w:val="clear" w:color="auto" w:fill="FFFFFF"/>
        <w:spacing w:after="0" w:line="180" w:lineRule="atLeast"/>
        <w:jc w:val="both"/>
        <w:rPr>
          <w:rFonts w:ascii="Times New Roman" w:eastAsia="Times New Roman" w:hAnsi="Times New Roman" w:cs="Times New Roman"/>
          <w:b/>
          <w:bCs/>
          <w:sz w:val="24"/>
          <w:szCs w:val="24"/>
        </w:rPr>
      </w:pPr>
    </w:p>
    <w:p w:rsidR="00FC6C51" w:rsidRPr="00FC6C51" w:rsidRDefault="00FC6C51" w:rsidP="006D2B2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And here we have Luck again. Bottom line? Your Luck is probably going to affect your Health. After all, we’re talking about things like your ability to pay for insurance, your chances of having a healthy home in a safe neighborhood – things like that. </w:t>
      </w:r>
    </w:p>
    <w:p w:rsidR="006D2B23" w:rsidRPr="006D2B23" w:rsidRDefault="009535BD" w:rsidP="006D2B23">
      <w:pPr>
        <w:shd w:val="clear" w:color="auto" w:fill="FFFFFF"/>
        <w:spacing w:after="0" w:line="180" w:lineRule="atLeast"/>
        <w:jc w:val="both"/>
        <w:rPr>
          <w:rFonts w:ascii="Times New Roman" w:eastAsia="Times New Roman" w:hAnsi="Times New Roman" w:cs="Times New Roman"/>
          <w:sz w:val="24"/>
          <w:szCs w:val="24"/>
        </w:rPr>
      </w:pPr>
      <w:r>
        <w:rPr>
          <w:rStyle w:val="CommentReference"/>
        </w:rPr>
        <w:commentReference w:id="137"/>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From the first section you know you have six favorable indicators, with an overall rating of LUCKY. These blessings extend to many areas of your life and will help you achieve and maintain good Health and longevity.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Conclusion</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41" name="Picture 141" descr="http://www.onlinechineseastrology.com/three-blessings-report/images/TB-h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onlinechineseastrology.com/three-blessings-report/images/TB-health-Lucky.jpg"/>
                    <pic:cNvPicPr>
                      <a:picLocks noChangeAspect="1" noChangeArrowheads="1"/>
                    </pic:cNvPicPr>
                  </pic:nvPicPr>
                  <pic:blipFill>
                    <a:blip r:embed="rId14"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have seven LUCKY, one NEUTRAL and two UNLUCKY indicators. You have the good fortune of having an excellent chance of enjoying good health and a long life. Since there are two, unfavorable indicators, you can expect some problems. Generally, however, your robust health should contribute to your achieving your goals and enjoying life, giving you an overall rating in this area of 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Overall </w:t>
      </w:r>
      <w:commentRangeStart w:id="138"/>
      <w:r w:rsidRPr="006D2B23">
        <w:rPr>
          <w:rFonts w:ascii="Times New Roman" w:eastAsia="Times New Roman" w:hAnsi="Times New Roman" w:cs="Times New Roman"/>
          <w:sz w:val="24"/>
          <w:szCs w:val="24"/>
          <w:highlight w:val="yellow"/>
        </w:rPr>
        <w:t>Conclusion</w:t>
      </w:r>
      <w:commentRangeEnd w:id="138"/>
      <w:r w:rsidR="00B94FE5">
        <w:rPr>
          <w:rStyle w:val="CommentReference"/>
        </w:rPr>
        <w:commentReference w:id="138"/>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Fate has especially favored you in that you will receive a significant amount of all three of The Three Blessings. There are likely to be many times when you will think life is easy. Do not be surprised if many of your family and friends continually call you lucky. Regardless of how many difficulties you might have in life, when you step back and look at all the blessings you have had, you will take satisfaction from knowing that there have been plenty.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Appendix 1 - About Chinese astrology</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38300" cy="1381125"/>
            <wp:effectExtent l="19050" t="0" r="0" b="0"/>
            <wp:docPr id="142" name="Picture 142" descr="http://www.onlinechineseastrology.com/three-blessings-report/images/you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onlinechineseastrology.com/three-blessings-report/images/your-reading.gif"/>
                    <pic:cNvPicPr>
                      <a:picLocks noChangeAspect="1" noChangeArrowheads="1"/>
                    </pic:cNvPicPr>
                  </pic:nvPicPr>
                  <pic:blipFill>
                    <a:blip r:embed="rId15" cstate="print"/>
                    <a:srcRect/>
                    <a:stretch>
                      <a:fillRect/>
                    </a:stretch>
                  </pic:blipFill>
                  <pic:spPr bwMode="auto">
                    <a:xfrm>
                      <a:off x="0" y="0"/>
                      <a:ext cx="1638300" cy="1381125"/>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roots of Chinese astrology go back thousands of years. Needless to say in the course of millennia a number of different systems have been used. There are two main types, those that rely on birth data alone, and those that use birth data but rely primarily on positioning of stars and planets. Most use the lunar calendar (see appendix 1 for more info on the Chinese calendar) which bases its calculations on the cycles of the moon. That is why Chinese New Year falls on a different date every year. Some Chinese systems use the solar year as Western astrology does. Both, however, make use of Chinese five element theory. The five elements are Wood, Fire, Earth, Metal, and Water, always being given in that order. It is said to be a productive cycle, that </w:t>
      </w:r>
      <w:r w:rsidRPr="006D2B23">
        <w:rPr>
          <w:rFonts w:ascii="Times New Roman" w:eastAsia="Times New Roman" w:hAnsi="Times New Roman" w:cs="Times New Roman"/>
          <w:sz w:val="24"/>
          <w:szCs w:val="24"/>
        </w:rPr>
        <w:lastRenderedPageBreak/>
        <w:t xml:space="preserve">is Wood produces Fire; Fire produces Earth; Earth produces Metal, Metal produces Water, and Water produces Wood, thus continuing the cycle. The balance of these elements and their positioning in a Chinese chart determine many components of a person's luck and fate. Chinese astrology is a complicated set of systems of analysis, which is not unlike life itself. It rarely yields a simple answer. Even when there is a single indicator, it does not tell the whole story. A person's health, for example, is likely to vary over the course of a lifetime. Overall health may be rated good, but during a period of weak chi a person could still be susceptible to problems. There is one more very important thing to know about Chinese astrology. Chinese astrologers are not strict determinists. In other words they do not believe a person’s fate is sealed in stone at the moment of birth. What they do believe is that a person’s time and place of birth set parameters, boundaries within which a person has more or less freedom. What happens within these boundaries is influenced not only by free will but also by external indicators such as financial status of the family, the culture, and the local economy. In one way this is just common sense, not unlike what people in the West already believe. If your adult height is five feet one inch, you’re not likely to be a professional basketball player. If your IQ is less than 100, you’re not likely to be a chemical engineer. There is of course a whole body of Chinese philosophy and culture underlying the precepts and findings of Chinese astrology. The subject of Chinese studies, as fascinating as it is however, is well beyond the scope of this basic introduction. One point worth mentioning, though, is that balance plays a central role in Chinese thought. Even this idea has Western counterparts, Aristotle’s golden mean for example. In Chinese thought a star athlete who flunks Algebra is still weak. True strength comes from balance. A strong chart will be balanced in terms of both signs and elements. Ideally a person will have, for example, a mix of strong and gentle signs as well as of elements. And, if a person has a variety of signs as opposed to, say, two Monkey and two Pig signs, so much the better. That means the person has a wider range of capabilities. Much of the above discussion has been about personality and abilities. Originally, however, the primary purpose of Chinese astrology was fortune telling. The focus is usually on what will happen to people in various stages of their lives or a specific duration of time, or on what people should do on a particular day or in a certain month or year. Most of the information you will find in English on Chinese astrology will be about personality. This reading does not address that area. It is strictly about your Fate. Please understand, however, that there is no magic bullet, no single answer. Human life is complicated; there are ups and downs. People enjoy good luck as well as bad.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Appendix 2 - The Chinese Calendar </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43075" cy="1752600"/>
            <wp:effectExtent l="19050" t="0" r="9525" b="0"/>
            <wp:docPr id="143" name="Picture 143" descr="http://www.onlinechineseastrology.com/three-blessings-report/images/calenda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onlinechineseastrology.com/three-blessings-report/images/calendar-reading.gif"/>
                    <pic:cNvPicPr>
                      <a:picLocks noChangeAspect="1" noChangeArrowheads="1"/>
                    </pic:cNvPicPr>
                  </pic:nvPicPr>
                  <pic:blipFill>
                    <a:blip r:embed="rId16" cstate="print"/>
                    <a:srcRect/>
                    <a:stretch>
                      <a:fillRect/>
                    </a:stretch>
                  </pic:blipFill>
                  <pic:spPr bwMode="auto">
                    <a:xfrm>
                      <a:off x="0" y="0"/>
                      <a:ext cx="1743075" cy="175260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Chinese calendar differs significantly from the Western calendar. The primary difference is that the months of the Chinese calendar are directly tied to the phases of the moon. These phases, however, do not fit in with the length of the year as measured by the Earth’s revolution around </w:t>
      </w:r>
      <w:r w:rsidRPr="006D2B23">
        <w:rPr>
          <w:rFonts w:ascii="Times New Roman" w:eastAsia="Times New Roman" w:hAnsi="Times New Roman" w:cs="Times New Roman"/>
          <w:sz w:val="24"/>
          <w:szCs w:val="24"/>
        </w:rPr>
        <w:lastRenderedPageBreak/>
        <w:t xml:space="preserve">the sun. The Western calendar is fixed in the sense that each New Year begins on solar/Western calendar date January first. Because the Chinese New Year must correlate with a moon phase, it falls as early as January 22nd and as late as February 19th on the Western calendar. This has significant implications for Chinese Astrology. First, however, it’s important to understand the primary difference between Chinese and Western astrology. Chinese astrology focuses on the year sign, and Western astrology focuses on the month sign (Aquarius, Pisces, etc.). Chinese astrology does, however, have month signs. This can be confusing because the month signs have the same name as the year signs. Furthermore, when we say a Chinese sign corresponds to a Western sign, e.g., Ox to Capricorn, we do not mean the person was born in a Capricorn month. Rather, we mean the person’s Chinese year-sign traits roughly correspond to the traits of that Western sign. Adding to the confusion is the fact we can’t know a person’s Western sign simply by knowing the person’s Chinese month sign. For example, a person born on the first day of the seventh month (July 1 in Western terminology) of the Chinese calendar year 1979 was actually born on August 23rd of the Western calendar. Since July 1st is Cancer and August 23 is Leo, it’s easy to see the confusion. As with the months, neither do Chinese and Western years match exactly. Thus, even though we might know a person’s Chinese sign, we still cannot be sure of their year of birth. Conversely, if we know a person’s year of birth, we cannot be sure of their Chinese sign. Let’s say someone was born in 1978 (Chinese year of the Horse) on the Western calendar. They would only be the Horse sign if born after February 6th; since, Chinese New Year was February 7th by the Western calendar. The Chinese Horse year 1978 actually has the Western calendar dates included in the period February 7, 1978 through January 27, 1979. This is especially important when evaluating compatibility. Signs most compatible with the Horse (Tiger and Dog) are not nearly so compatible with the Snake, which is the sign of people born in 1978 but earlier than February 7th on the Western calendar. </w:t>
      </w:r>
    </w:p>
    <w:p w:rsidR="006D2B23" w:rsidRPr="006D2B23" w:rsidRDefault="006D2B23" w:rsidP="006D2B23">
      <w:pPr>
        <w:shd w:val="clear" w:color="auto" w:fill="BAB073"/>
        <w:spacing w:after="0" w:line="360" w:lineRule="atLeast"/>
        <w:rPr>
          <w:rFonts w:ascii="Times New Roman" w:eastAsia="Times New Roman" w:hAnsi="Times New Roman" w:cs="Times New Roman"/>
          <w:color w:val="FFFFFF"/>
          <w:sz w:val="24"/>
          <w:szCs w:val="24"/>
        </w:rPr>
      </w:pPr>
      <w:r w:rsidRPr="006D2B23">
        <w:rPr>
          <w:rFonts w:ascii="Times New Roman" w:eastAsia="Times New Roman" w:hAnsi="Times New Roman" w:cs="Times New Roman"/>
          <w:b/>
          <w:bCs/>
          <w:color w:val="FFFFFF"/>
          <w:sz w:val="32"/>
          <w:szCs w:val="32"/>
        </w:rPr>
        <w:t>We Appreciate Your Feedback</w:t>
      </w:r>
    </w:p>
    <w:p w:rsidR="006D2B23" w:rsidRPr="006D2B23" w:rsidRDefault="006D2B23" w:rsidP="006D2B23">
      <w:pPr>
        <w:shd w:val="clear" w:color="auto" w:fill="BAB073"/>
        <w:spacing w:after="0" w:line="360" w:lineRule="atLeast"/>
        <w:rPr>
          <w:rFonts w:ascii="Times New Roman" w:eastAsia="Times New Roman" w:hAnsi="Times New Roman" w:cs="Times New Roman"/>
          <w:color w:val="FFFFFF"/>
          <w:sz w:val="24"/>
          <w:szCs w:val="24"/>
        </w:rPr>
      </w:pPr>
      <w:r w:rsidRPr="006D2B23">
        <w:rPr>
          <w:rFonts w:ascii="Times New Roman" w:eastAsia="Times New Roman" w:hAnsi="Times New Roman" w:cs="Times New Roman"/>
          <w:b/>
          <w:bCs/>
          <w:color w:val="FFFFFF"/>
          <w:sz w:val="21"/>
          <w:szCs w:val="21"/>
        </w:rPr>
        <w:t>Please click the button to send us your comments on onlinechineseastrology.com</w:t>
      </w:r>
      <w:r w:rsidRPr="006D2B23">
        <w:rPr>
          <w:rFonts w:ascii="Times New Roman" w:eastAsia="Times New Roman" w:hAnsi="Times New Roman" w:cs="Times New Roman"/>
          <w:color w:val="FFFFFF"/>
          <w:sz w:val="24"/>
          <w:szCs w:val="24"/>
        </w:rPr>
        <w:t xml:space="preserve"> </w:t>
      </w:r>
    </w:p>
    <w:sectPr w:rsidR="006D2B23" w:rsidRPr="006D2B23" w:rsidSect="001A64B0">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Bill" w:date="2012-02-13T16:59:00Z" w:initials="B">
    <w:p w:rsidR="00D93D2C" w:rsidRDefault="00D93D2C">
      <w:pPr>
        <w:pStyle w:val="CommentText"/>
      </w:pPr>
      <w:r>
        <w:rPr>
          <w:rStyle w:val="CommentReference"/>
        </w:rPr>
        <w:annotationRef/>
      </w:r>
      <w:r>
        <w:t>How about brass/gold color coins?</w:t>
      </w:r>
    </w:p>
    <w:p w:rsidR="00D93D2C" w:rsidRDefault="00D93D2C">
      <w:pPr>
        <w:pStyle w:val="CommentText"/>
      </w:pPr>
    </w:p>
  </w:comment>
  <w:comment w:id="1" w:author="Bill" w:date="2012-02-12T14:57:00Z" w:initials="B">
    <w:p w:rsidR="00D93D2C" w:rsidRDefault="00D93D2C">
      <w:pPr>
        <w:pStyle w:val="CommentText"/>
      </w:pPr>
      <w:r>
        <w:rPr>
          <w:rStyle w:val="CommentReference"/>
        </w:rPr>
        <w:annotationRef/>
      </w:r>
      <w:r>
        <w:t>If known. Need to explain somewhere if time not known.</w:t>
      </w:r>
    </w:p>
  </w:comment>
  <w:comment w:id="2" w:author="Bill" w:date="2012-02-12T14:07:00Z" w:initials="B">
    <w:p w:rsidR="00D93D2C" w:rsidRDefault="00D93D2C">
      <w:pPr>
        <w:pStyle w:val="CommentText"/>
      </w:pPr>
      <w:r>
        <w:rPr>
          <w:rStyle w:val="CommentReference"/>
        </w:rPr>
        <w:annotationRef/>
      </w:r>
      <w:r>
        <w:t>For some reason Day: didn’t show up on this sample.</w:t>
      </w:r>
    </w:p>
    <w:p w:rsidR="00D93D2C" w:rsidRDefault="00D93D2C">
      <w:pPr>
        <w:pStyle w:val="CommentText"/>
      </w:pPr>
    </w:p>
  </w:comment>
  <w:comment w:id="99" w:author="Bill" w:date="2012-02-12T14:06:00Z" w:initials="B">
    <w:p w:rsidR="00D93D2C" w:rsidRDefault="00D93D2C">
      <w:pPr>
        <w:pStyle w:val="CommentText"/>
      </w:pPr>
      <w:r>
        <w:rPr>
          <w:rStyle w:val="CommentReference"/>
        </w:rPr>
        <w:annotationRef/>
      </w:r>
      <w:r>
        <w:t>Those purple graphics are ugly. Maybe Red for Luck, Gold for Prosperity and Green for Health. General Purple.</w:t>
      </w:r>
    </w:p>
  </w:comment>
  <w:comment w:id="117" w:author="Bill" w:date="2012-02-12T14:13:00Z" w:initials="B">
    <w:p w:rsidR="00D93D2C" w:rsidRDefault="00D93D2C">
      <w:pPr>
        <w:pStyle w:val="CommentText"/>
      </w:pPr>
      <w:r>
        <w:rPr>
          <w:rStyle w:val="CommentReference"/>
        </w:rPr>
        <w:annotationRef/>
      </w:r>
      <w:r>
        <w:t>Need a second intro para detailing the 10 (or more) factors used to determine luck, maybe with a very short comment on why they are important/relevant.</w:t>
      </w:r>
    </w:p>
  </w:comment>
  <w:comment w:id="118" w:author="Mara Tyler" w:date="2012-02-16T12:51:00Z" w:initials="OU">
    <w:p w:rsidR="00D93D2C" w:rsidRDefault="00D93D2C">
      <w:pPr>
        <w:pStyle w:val="CommentText"/>
      </w:pPr>
      <w:r>
        <w:rPr>
          <w:rStyle w:val="CommentReference"/>
        </w:rPr>
        <w:annotationRef/>
      </w:r>
      <w:r>
        <w:t>What are these 10 factors?</w:t>
      </w:r>
    </w:p>
  </w:comment>
  <w:comment w:id="121" w:author="Bill" w:date="2012-02-12T14:10:00Z" w:initials="B">
    <w:p w:rsidR="00D93D2C" w:rsidRDefault="00D93D2C">
      <w:pPr>
        <w:pStyle w:val="CommentText"/>
      </w:pPr>
      <w:r>
        <w:rPr>
          <w:rStyle w:val="CommentReference"/>
        </w:rPr>
        <w:annotationRef/>
      </w:r>
      <w:r>
        <w:t>Needs an intro/explanation.</w:t>
      </w:r>
    </w:p>
  </w:comment>
  <w:comment w:id="126" w:author="Mara Tyler" w:date="2012-02-16T14:03:00Z" w:initials="OU">
    <w:p w:rsidR="00D93D2C" w:rsidRDefault="00D93D2C">
      <w:pPr>
        <w:pStyle w:val="CommentText"/>
      </w:pPr>
      <w:r>
        <w:rPr>
          <w:rStyle w:val="CommentReference"/>
        </w:rPr>
        <w:annotationRef/>
      </w:r>
      <w:r>
        <w:t xml:space="preserve">These two statements are contradictory. I reworked the text for LLC but this should be addressed, as it sounds confusing. </w:t>
      </w:r>
    </w:p>
  </w:comment>
  <w:comment w:id="127" w:author="Bill" w:date="2012-02-12T14:51:00Z" w:initials="B">
    <w:p w:rsidR="00D93D2C" w:rsidRDefault="00D93D2C">
      <w:pPr>
        <w:pStyle w:val="CommentText"/>
      </w:pPr>
      <w:r>
        <w:rPr>
          <w:rStyle w:val="CommentReference"/>
        </w:rPr>
        <w:annotationRef/>
      </w:r>
      <w:r>
        <w:t>Not used here as Dave didn’t give hour.</w:t>
      </w:r>
    </w:p>
  </w:comment>
  <w:comment w:id="128" w:author="Bill" w:date="2012-02-13T18:29:00Z" w:initials="B">
    <w:p w:rsidR="00D93D2C" w:rsidRDefault="00D93D2C">
      <w:pPr>
        <w:pStyle w:val="CommentText"/>
      </w:pPr>
      <w:r>
        <w:rPr>
          <w:rStyle w:val="CommentReference"/>
        </w:rPr>
        <w:annotationRef/>
      </w:r>
      <w:r>
        <w:t>Bug. No hour sign provided yet this field still there without comment.</w:t>
      </w:r>
    </w:p>
  </w:comment>
  <w:comment w:id="129" w:author="Bill" w:date="2012-02-12T14:47:00Z" w:initials="B">
    <w:p w:rsidR="00D93D2C" w:rsidRDefault="00D93D2C">
      <w:pPr>
        <w:pStyle w:val="CommentText"/>
      </w:pPr>
      <w:r>
        <w:rPr>
          <w:rStyle w:val="CommentReference"/>
        </w:rPr>
        <w:annotationRef/>
      </w:r>
      <w:r>
        <w:t>Needs an intro/explanation.</w:t>
      </w:r>
    </w:p>
  </w:comment>
  <w:comment w:id="130" w:author="Mara Tyler" w:date="2012-02-17T11:54:00Z" w:initials="OU">
    <w:p w:rsidR="00D93D2C" w:rsidRDefault="00D93D2C">
      <w:pPr>
        <w:pStyle w:val="CommentText"/>
      </w:pPr>
      <w:r>
        <w:rPr>
          <w:rStyle w:val="CommentReference"/>
        </w:rPr>
        <w:annotationRef/>
      </w:r>
      <w:r>
        <w:t>What does this refer to, exactly?</w:t>
      </w:r>
    </w:p>
  </w:comment>
  <w:comment w:id="131" w:author="Bill" w:date="2012-02-12T15:54:00Z" w:initials="B">
    <w:p w:rsidR="00D93D2C" w:rsidRDefault="00D93D2C">
      <w:pPr>
        <w:pStyle w:val="CommentText"/>
      </w:pPr>
      <w:r>
        <w:rPr>
          <w:rStyle w:val="CommentReference"/>
        </w:rPr>
        <w:annotationRef/>
      </w:r>
      <w:r>
        <w:t>Propose adding 2 more factors  from Purple Star, Purple Star in Ming Palace and no unlucky stars in Ming Palace. Rating is either Lucky or Neutral,  so overall impact would be to increase Lucky ratings. Note. It would be best if these two new fields only showed up on reports where the rating is Lucky, which will be a little less than 10% of all reports. Rather than neutral, maybe you could program it to be NULL. Same for the 2 additional Wealth and Health indicators.</w:t>
      </w:r>
    </w:p>
  </w:comment>
  <w:comment w:id="132" w:author="Bill" w:date="2012-02-12T14:53:00Z" w:initials="B">
    <w:p w:rsidR="00D93D2C" w:rsidRDefault="00D93D2C">
      <w:pPr>
        <w:pStyle w:val="CommentText"/>
      </w:pPr>
      <w:r>
        <w:rPr>
          <w:rStyle w:val="CommentReference"/>
        </w:rPr>
        <w:annotationRef/>
      </w:r>
      <w:r>
        <w:t>Only 3 neutral shown. Program must have given neutral for hour sign since no hour given.</w:t>
      </w:r>
    </w:p>
  </w:comment>
  <w:comment w:id="133" w:author="Bill" w:date="2012-02-12T14:54:00Z" w:initials="B">
    <w:p w:rsidR="00D93D2C" w:rsidRDefault="00D93D2C">
      <w:pPr>
        <w:pStyle w:val="CommentText"/>
      </w:pPr>
      <w:r>
        <w:rPr>
          <w:rStyle w:val="CommentReference"/>
        </w:rPr>
        <w:annotationRef/>
      </w:r>
      <w:r>
        <w:t>Luckier</w:t>
      </w:r>
    </w:p>
  </w:comment>
  <w:comment w:id="134" w:author="Bill" w:date="2012-02-12T15:44:00Z" w:initials="B">
    <w:p w:rsidR="00D93D2C" w:rsidRDefault="00D93D2C">
      <w:pPr>
        <w:pStyle w:val="CommentText"/>
      </w:pPr>
      <w:r>
        <w:rPr>
          <w:rStyle w:val="CommentReference"/>
        </w:rPr>
        <w:annotationRef/>
      </w:r>
      <w:r>
        <w:t>Dave. This general indicators is just another factor like all the rest, not an overview. It should have a green square and be formatted the same way as the other 9 (or however many).</w:t>
      </w:r>
    </w:p>
  </w:comment>
  <w:comment w:id="135" w:author="Bill" w:date="2012-02-12T15:41:00Z" w:initials="B">
    <w:p w:rsidR="00D93D2C" w:rsidRDefault="00D93D2C" w:rsidP="00A95E76">
      <w:pPr>
        <w:pStyle w:val="CommentText"/>
      </w:pPr>
      <w:r>
        <w:rPr>
          <w:rStyle w:val="CommentReference"/>
        </w:rPr>
        <w:annotationRef/>
      </w:r>
      <w:r>
        <w:t>Propose adding 2 more factors  from Purple Star, Purple Star in Wealth Palace and no unlucky stars in Ming Palace. Rating is either Lucky or Neutral,  so overall impact would be to increase Lucky ratings.</w:t>
      </w:r>
    </w:p>
    <w:p w:rsidR="00D93D2C" w:rsidRDefault="00D93D2C">
      <w:pPr>
        <w:pStyle w:val="CommentText"/>
      </w:pPr>
    </w:p>
  </w:comment>
  <w:comment w:id="136" w:author="Bill" w:date="2012-02-12T15:50:00Z" w:initials="B">
    <w:p w:rsidR="00D93D2C" w:rsidRDefault="00D93D2C">
      <w:pPr>
        <w:pStyle w:val="CommentText"/>
      </w:pPr>
      <w:r>
        <w:rPr>
          <w:rStyle w:val="CommentReference"/>
        </w:rPr>
        <w:annotationRef/>
      </w:r>
      <w:r>
        <w:t xml:space="preserve">Dave, this should be formatted the same as the other 9 with a green square. It is  not meant to be an overview comment. Also, it needs an intro/explanation.                                                                                                                                                                                                                                                                                                                                                                 </w:t>
      </w:r>
    </w:p>
  </w:comment>
  <w:comment w:id="137" w:author="Bill" w:date="2012-02-12T16:05:00Z" w:initials="B">
    <w:p w:rsidR="00D93D2C" w:rsidRDefault="00D93D2C">
      <w:pPr>
        <w:pStyle w:val="CommentText"/>
      </w:pPr>
      <w:r>
        <w:rPr>
          <w:rStyle w:val="CommentReference"/>
        </w:rPr>
        <w:annotationRef/>
      </w:r>
      <w:r>
        <w:t>Need to add two more fields from Purple Star. Lucky if Purple Star in Health Palace. Lucky if no unlucky stars in the Health Palace.</w:t>
      </w:r>
    </w:p>
  </w:comment>
  <w:comment w:id="138" w:author="Bill" w:date="2012-02-12T15:17:00Z" w:initials="B">
    <w:p w:rsidR="00D93D2C" w:rsidRDefault="00D93D2C">
      <w:pPr>
        <w:pStyle w:val="CommentText"/>
      </w:pPr>
      <w:r>
        <w:rPr>
          <w:rStyle w:val="CommentReference"/>
        </w:rPr>
        <w:annotationRef/>
      </w:r>
      <w:r>
        <w:t>Replace Conclusion with How to Improve Your Luck Section. Used fixed and variable narrative for each of the 3 Blessings.</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trackRevisions/>
  <w:doNotTrackMoves/>
  <w:defaultTabStop w:val="720"/>
  <w:characterSpacingControl w:val="doNotCompress"/>
  <w:compat/>
  <w:rsids>
    <w:rsidRoot w:val="006D2B23"/>
    <w:rsid w:val="000148BE"/>
    <w:rsid w:val="0002416B"/>
    <w:rsid w:val="000274EE"/>
    <w:rsid w:val="00052539"/>
    <w:rsid w:val="00066AEB"/>
    <w:rsid w:val="00073FDC"/>
    <w:rsid w:val="000771D2"/>
    <w:rsid w:val="000E0B21"/>
    <w:rsid w:val="000E0C34"/>
    <w:rsid w:val="000E17F5"/>
    <w:rsid w:val="000E21E8"/>
    <w:rsid w:val="00110E91"/>
    <w:rsid w:val="00164AC7"/>
    <w:rsid w:val="001A64B0"/>
    <w:rsid w:val="001B0CAC"/>
    <w:rsid w:val="001D0676"/>
    <w:rsid w:val="00232BB5"/>
    <w:rsid w:val="00262A0C"/>
    <w:rsid w:val="0029329A"/>
    <w:rsid w:val="002C242F"/>
    <w:rsid w:val="002C4C29"/>
    <w:rsid w:val="002F4AB2"/>
    <w:rsid w:val="003476DE"/>
    <w:rsid w:val="00356A04"/>
    <w:rsid w:val="003731D2"/>
    <w:rsid w:val="00383DDC"/>
    <w:rsid w:val="00391E0E"/>
    <w:rsid w:val="003D47D6"/>
    <w:rsid w:val="003F4060"/>
    <w:rsid w:val="004867B6"/>
    <w:rsid w:val="004B0BCA"/>
    <w:rsid w:val="004B520B"/>
    <w:rsid w:val="004E57AE"/>
    <w:rsid w:val="00513252"/>
    <w:rsid w:val="0057111E"/>
    <w:rsid w:val="005C0CDB"/>
    <w:rsid w:val="005D0D97"/>
    <w:rsid w:val="005D4FAF"/>
    <w:rsid w:val="005F3C4F"/>
    <w:rsid w:val="00607FDE"/>
    <w:rsid w:val="006808E0"/>
    <w:rsid w:val="006C5BD4"/>
    <w:rsid w:val="006D2B23"/>
    <w:rsid w:val="006E53DD"/>
    <w:rsid w:val="00715AEE"/>
    <w:rsid w:val="00763BE2"/>
    <w:rsid w:val="00771A4E"/>
    <w:rsid w:val="00791A13"/>
    <w:rsid w:val="007A58F3"/>
    <w:rsid w:val="007D7D4A"/>
    <w:rsid w:val="007E537B"/>
    <w:rsid w:val="0081382B"/>
    <w:rsid w:val="00891EEF"/>
    <w:rsid w:val="008C2853"/>
    <w:rsid w:val="008F31CF"/>
    <w:rsid w:val="00910FFB"/>
    <w:rsid w:val="00923D21"/>
    <w:rsid w:val="00926C6C"/>
    <w:rsid w:val="00947BDF"/>
    <w:rsid w:val="009535BD"/>
    <w:rsid w:val="00955E50"/>
    <w:rsid w:val="009753A2"/>
    <w:rsid w:val="009A7370"/>
    <w:rsid w:val="009E16C3"/>
    <w:rsid w:val="009E7A9F"/>
    <w:rsid w:val="009F60A3"/>
    <w:rsid w:val="00A24895"/>
    <w:rsid w:val="00A42E01"/>
    <w:rsid w:val="00A53A89"/>
    <w:rsid w:val="00A561BF"/>
    <w:rsid w:val="00A617B3"/>
    <w:rsid w:val="00A95E76"/>
    <w:rsid w:val="00B21FAE"/>
    <w:rsid w:val="00B46245"/>
    <w:rsid w:val="00B63B49"/>
    <w:rsid w:val="00B94FE5"/>
    <w:rsid w:val="00BA71A4"/>
    <w:rsid w:val="00BE4094"/>
    <w:rsid w:val="00BE44D6"/>
    <w:rsid w:val="00BF4034"/>
    <w:rsid w:val="00BF5193"/>
    <w:rsid w:val="00BF6B59"/>
    <w:rsid w:val="00C43606"/>
    <w:rsid w:val="00C6535D"/>
    <w:rsid w:val="00C70FB9"/>
    <w:rsid w:val="00CD2449"/>
    <w:rsid w:val="00CD37EB"/>
    <w:rsid w:val="00CE4FF3"/>
    <w:rsid w:val="00CF39A8"/>
    <w:rsid w:val="00D12BFC"/>
    <w:rsid w:val="00D25899"/>
    <w:rsid w:val="00D54304"/>
    <w:rsid w:val="00D61448"/>
    <w:rsid w:val="00D724FE"/>
    <w:rsid w:val="00D86C1B"/>
    <w:rsid w:val="00D925F8"/>
    <w:rsid w:val="00D93D2C"/>
    <w:rsid w:val="00DB41AF"/>
    <w:rsid w:val="00DE41CB"/>
    <w:rsid w:val="00E437BA"/>
    <w:rsid w:val="00E44090"/>
    <w:rsid w:val="00E54EA0"/>
    <w:rsid w:val="00E63EBA"/>
    <w:rsid w:val="00E74617"/>
    <w:rsid w:val="00E747FE"/>
    <w:rsid w:val="00E90ADD"/>
    <w:rsid w:val="00E96DF9"/>
    <w:rsid w:val="00EA14A9"/>
    <w:rsid w:val="00EB0BA2"/>
    <w:rsid w:val="00EE4E2B"/>
    <w:rsid w:val="00EF2D34"/>
    <w:rsid w:val="00F53AC1"/>
    <w:rsid w:val="00F669A7"/>
    <w:rsid w:val="00F83A68"/>
    <w:rsid w:val="00F97AD7"/>
    <w:rsid w:val="00FC6C51"/>
    <w:rsid w:val="00FE7946"/>
    <w:rsid w:val="00FF13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4B0"/>
  </w:style>
  <w:style w:type="paragraph" w:styleId="Heading2">
    <w:name w:val="heading 2"/>
    <w:basedOn w:val="Normal"/>
    <w:link w:val="Heading2Char"/>
    <w:uiPriority w:val="9"/>
    <w:qFormat/>
    <w:rsid w:val="006D2B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2B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2B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2B23"/>
    <w:rPr>
      <w:rFonts w:ascii="Times New Roman" w:eastAsia="Times New Roman" w:hAnsi="Times New Roman" w:cs="Times New Roman"/>
      <w:b/>
      <w:bCs/>
      <w:sz w:val="27"/>
      <w:szCs w:val="27"/>
    </w:rPr>
  </w:style>
  <w:style w:type="paragraph" w:styleId="z-TopofForm">
    <w:name w:val="HTML Top of Form"/>
    <w:basedOn w:val="Normal"/>
    <w:next w:val="Normal"/>
    <w:link w:val="z-TopofFormChar"/>
    <w:hidden/>
    <w:uiPriority w:val="99"/>
    <w:semiHidden/>
    <w:unhideWhenUsed/>
    <w:rsid w:val="006D2B2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D2B23"/>
    <w:rPr>
      <w:rFonts w:ascii="Arial" w:eastAsia="Times New Roman" w:hAnsi="Arial" w:cs="Arial"/>
      <w:vanish/>
      <w:sz w:val="16"/>
      <w:szCs w:val="16"/>
    </w:rPr>
  </w:style>
  <w:style w:type="character" w:styleId="Hyperlink">
    <w:name w:val="Hyperlink"/>
    <w:basedOn w:val="DefaultParagraphFont"/>
    <w:uiPriority w:val="99"/>
    <w:semiHidden/>
    <w:unhideWhenUsed/>
    <w:rsid w:val="006D2B23"/>
    <w:rPr>
      <w:color w:val="0000FF"/>
      <w:u w:val="single"/>
    </w:rPr>
  </w:style>
  <w:style w:type="paragraph" w:customStyle="1" w:styleId="follow">
    <w:name w:val="follow"/>
    <w:basedOn w:val="Normal"/>
    <w:rsid w:val="006D2B23"/>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D2B2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D2B23"/>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6D2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B23"/>
    <w:rPr>
      <w:rFonts w:ascii="Tahoma" w:hAnsi="Tahoma" w:cs="Tahoma"/>
      <w:sz w:val="16"/>
      <w:szCs w:val="16"/>
    </w:rPr>
  </w:style>
  <w:style w:type="character" w:styleId="CommentReference">
    <w:name w:val="annotation reference"/>
    <w:basedOn w:val="DefaultParagraphFont"/>
    <w:uiPriority w:val="99"/>
    <w:semiHidden/>
    <w:unhideWhenUsed/>
    <w:rsid w:val="000771D2"/>
    <w:rPr>
      <w:sz w:val="16"/>
      <w:szCs w:val="16"/>
    </w:rPr>
  </w:style>
  <w:style w:type="paragraph" w:styleId="CommentText">
    <w:name w:val="annotation text"/>
    <w:basedOn w:val="Normal"/>
    <w:link w:val="CommentTextChar"/>
    <w:uiPriority w:val="99"/>
    <w:semiHidden/>
    <w:unhideWhenUsed/>
    <w:rsid w:val="000771D2"/>
    <w:pPr>
      <w:spacing w:line="240" w:lineRule="auto"/>
    </w:pPr>
    <w:rPr>
      <w:sz w:val="20"/>
      <w:szCs w:val="20"/>
    </w:rPr>
  </w:style>
  <w:style w:type="character" w:customStyle="1" w:styleId="CommentTextChar">
    <w:name w:val="Comment Text Char"/>
    <w:basedOn w:val="DefaultParagraphFont"/>
    <w:link w:val="CommentText"/>
    <w:uiPriority w:val="99"/>
    <w:semiHidden/>
    <w:rsid w:val="000771D2"/>
    <w:rPr>
      <w:sz w:val="20"/>
      <w:szCs w:val="20"/>
    </w:rPr>
  </w:style>
  <w:style w:type="paragraph" w:styleId="CommentSubject">
    <w:name w:val="annotation subject"/>
    <w:basedOn w:val="CommentText"/>
    <w:next w:val="CommentText"/>
    <w:link w:val="CommentSubjectChar"/>
    <w:uiPriority w:val="99"/>
    <w:semiHidden/>
    <w:unhideWhenUsed/>
    <w:rsid w:val="000771D2"/>
    <w:rPr>
      <w:b/>
      <w:bCs/>
    </w:rPr>
  </w:style>
  <w:style w:type="character" w:customStyle="1" w:styleId="CommentSubjectChar">
    <w:name w:val="Comment Subject Char"/>
    <w:basedOn w:val="CommentTextChar"/>
    <w:link w:val="CommentSubject"/>
    <w:uiPriority w:val="99"/>
    <w:semiHidden/>
    <w:rsid w:val="000771D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9315501">
      <w:bodyDiv w:val="1"/>
      <w:marLeft w:val="0"/>
      <w:marRight w:val="0"/>
      <w:marTop w:val="0"/>
      <w:marBottom w:val="0"/>
      <w:divBdr>
        <w:top w:val="none" w:sz="0" w:space="0" w:color="auto"/>
        <w:left w:val="none" w:sz="0" w:space="0" w:color="auto"/>
        <w:bottom w:val="none" w:sz="0" w:space="0" w:color="auto"/>
        <w:right w:val="none" w:sz="0" w:space="0" w:color="auto"/>
      </w:divBdr>
      <w:divsChild>
        <w:div w:id="441724316">
          <w:marLeft w:val="0"/>
          <w:marRight w:val="0"/>
          <w:marTop w:val="0"/>
          <w:marBottom w:val="0"/>
          <w:divBdr>
            <w:top w:val="none" w:sz="0" w:space="0" w:color="auto"/>
            <w:left w:val="single" w:sz="48" w:space="0" w:color="BAB073"/>
            <w:bottom w:val="single" w:sz="48" w:space="0" w:color="BAB073"/>
            <w:right w:val="single" w:sz="48" w:space="0" w:color="BAB073"/>
          </w:divBdr>
          <w:divsChild>
            <w:div w:id="1317496550">
              <w:marLeft w:val="0"/>
              <w:marRight w:val="0"/>
              <w:marTop w:val="0"/>
              <w:marBottom w:val="0"/>
              <w:divBdr>
                <w:top w:val="none" w:sz="0" w:space="0" w:color="auto"/>
                <w:left w:val="none" w:sz="0" w:space="0" w:color="auto"/>
                <w:bottom w:val="none" w:sz="0" w:space="0" w:color="auto"/>
                <w:right w:val="none" w:sz="0" w:space="0" w:color="auto"/>
              </w:divBdr>
              <w:divsChild>
                <w:div w:id="1417048953">
                  <w:marLeft w:val="0"/>
                  <w:marRight w:val="0"/>
                  <w:marTop w:val="0"/>
                  <w:marBottom w:val="0"/>
                  <w:divBdr>
                    <w:top w:val="none" w:sz="0" w:space="0" w:color="auto"/>
                    <w:left w:val="none" w:sz="0" w:space="0" w:color="auto"/>
                    <w:bottom w:val="none" w:sz="0" w:space="0" w:color="auto"/>
                    <w:right w:val="none" w:sz="0" w:space="0" w:color="auto"/>
                  </w:divBdr>
                </w:div>
                <w:div w:id="322053392">
                  <w:marLeft w:val="0"/>
                  <w:marRight w:val="0"/>
                  <w:marTop w:val="0"/>
                  <w:marBottom w:val="0"/>
                  <w:divBdr>
                    <w:top w:val="none" w:sz="0" w:space="0" w:color="auto"/>
                    <w:left w:val="none" w:sz="0" w:space="0" w:color="auto"/>
                    <w:bottom w:val="none" w:sz="0" w:space="0" w:color="auto"/>
                    <w:right w:val="none" w:sz="0" w:space="0" w:color="auto"/>
                  </w:divBdr>
                </w:div>
                <w:div w:id="651251412">
                  <w:marLeft w:val="0"/>
                  <w:marRight w:val="0"/>
                  <w:marTop w:val="150"/>
                  <w:marBottom w:val="150"/>
                  <w:divBdr>
                    <w:top w:val="none" w:sz="0" w:space="0" w:color="auto"/>
                    <w:left w:val="none" w:sz="0" w:space="0" w:color="auto"/>
                    <w:bottom w:val="none" w:sz="0" w:space="0" w:color="auto"/>
                    <w:right w:val="none" w:sz="0" w:space="0" w:color="auto"/>
                  </w:divBdr>
                  <w:divsChild>
                    <w:div w:id="1691642166">
                      <w:marLeft w:val="0"/>
                      <w:marRight w:val="0"/>
                      <w:marTop w:val="0"/>
                      <w:marBottom w:val="0"/>
                      <w:divBdr>
                        <w:top w:val="none" w:sz="0" w:space="0" w:color="auto"/>
                        <w:left w:val="none" w:sz="0" w:space="0" w:color="auto"/>
                        <w:bottom w:val="none" w:sz="0" w:space="0" w:color="auto"/>
                        <w:right w:val="none" w:sz="0" w:space="0" w:color="auto"/>
                      </w:divBdr>
                    </w:div>
                    <w:div w:id="1466459905">
                      <w:marLeft w:val="0"/>
                      <w:marRight w:val="0"/>
                      <w:marTop w:val="75"/>
                      <w:marBottom w:val="0"/>
                      <w:divBdr>
                        <w:top w:val="none" w:sz="0" w:space="0" w:color="auto"/>
                        <w:left w:val="none" w:sz="0" w:space="0" w:color="auto"/>
                        <w:bottom w:val="none" w:sz="0" w:space="0" w:color="auto"/>
                        <w:right w:val="none" w:sz="0" w:space="0" w:color="auto"/>
                      </w:divBdr>
                    </w:div>
                    <w:div w:id="685327526">
                      <w:marLeft w:val="0"/>
                      <w:marRight w:val="0"/>
                      <w:marTop w:val="75"/>
                      <w:marBottom w:val="0"/>
                      <w:divBdr>
                        <w:top w:val="none" w:sz="0" w:space="0" w:color="auto"/>
                        <w:left w:val="none" w:sz="0" w:space="0" w:color="auto"/>
                        <w:bottom w:val="none" w:sz="0" w:space="0" w:color="auto"/>
                        <w:right w:val="none" w:sz="0" w:space="0" w:color="auto"/>
                      </w:divBdr>
                    </w:div>
                  </w:divsChild>
                </w:div>
                <w:div w:id="1752854211">
                  <w:marLeft w:val="0"/>
                  <w:marRight w:val="0"/>
                  <w:marTop w:val="0"/>
                  <w:marBottom w:val="0"/>
                  <w:divBdr>
                    <w:top w:val="none" w:sz="0" w:space="0" w:color="auto"/>
                    <w:left w:val="none" w:sz="0" w:space="0" w:color="auto"/>
                    <w:bottom w:val="none" w:sz="0" w:space="0" w:color="auto"/>
                    <w:right w:val="none" w:sz="0" w:space="0" w:color="auto"/>
                  </w:divBdr>
                  <w:divsChild>
                    <w:div w:id="1073742567">
                      <w:marLeft w:val="0"/>
                      <w:marRight w:val="0"/>
                      <w:marTop w:val="0"/>
                      <w:marBottom w:val="0"/>
                      <w:divBdr>
                        <w:top w:val="none" w:sz="0" w:space="0" w:color="auto"/>
                        <w:left w:val="none" w:sz="0" w:space="0" w:color="auto"/>
                        <w:bottom w:val="none" w:sz="0" w:space="0" w:color="auto"/>
                        <w:right w:val="none" w:sz="0" w:space="0" w:color="auto"/>
                      </w:divBdr>
                      <w:divsChild>
                        <w:div w:id="984554549">
                          <w:marLeft w:val="0"/>
                          <w:marRight w:val="0"/>
                          <w:marTop w:val="0"/>
                          <w:marBottom w:val="0"/>
                          <w:divBdr>
                            <w:top w:val="none" w:sz="0" w:space="0" w:color="auto"/>
                            <w:left w:val="none" w:sz="0" w:space="0" w:color="auto"/>
                            <w:bottom w:val="none" w:sz="0" w:space="0" w:color="auto"/>
                            <w:right w:val="none" w:sz="0" w:space="0" w:color="auto"/>
                          </w:divBdr>
                        </w:div>
                      </w:divsChild>
                    </w:div>
                    <w:div w:id="411896270">
                      <w:marLeft w:val="0"/>
                      <w:marRight w:val="0"/>
                      <w:marTop w:val="75"/>
                      <w:marBottom w:val="0"/>
                      <w:divBdr>
                        <w:top w:val="none" w:sz="0" w:space="0" w:color="auto"/>
                        <w:left w:val="none" w:sz="0" w:space="0" w:color="auto"/>
                        <w:bottom w:val="none" w:sz="0" w:space="0" w:color="auto"/>
                        <w:right w:val="none" w:sz="0" w:space="0" w:color="auto"/>
                      </w:divBdr>
                      <w:divsChild>
                        <w:div w:id="1596859711">
                          <w:marLeft w:val="60"/>
                          <w:marRight w:val="0"/>
                          <w:marTop w:val="0"/>
                          <w:marBottom w:val="0"/>
                          <w:divBdr>
                            <w:top w:val="none" w:sz="0" w:space="0" w:color="auto"/>
                            <w:left w:val="none" w:sz="0" w:space="0" w:color="auto"/>
                            <w:bottom w:val="none" w:sz="0" w:space="0" w:color="auto"/>
                            <w:right w:val="none" w:sz="0" w:space="0" w:color="auto"/>
                          </w:divBdr>
                        </w:div>
                        <w:div w:id="2121678002">
                          <w:marLeft w:val="0"/>
                          <w:marRight w:val="150"/>
                          <w:marTop w:val="60"/>
                          <w:marBottom w:val="0"/>
                          <w:divBdr>
                            <w:top w:val="none" w:sz="0" w:space="0" w:color="auto"/>
                            <w:left w:val="none" w:sz="0" w:space="0" w:color="auto"/>
                            <w:bottom w:val="none" w:sz="0" w:space="0" w:color="auto"/>
                            <w:right w:val="none" w:sz="0" w:space="0" w:color="auto"/>
                          </w:divBdr>
                          <w:divsChild>
                            <w:div w:id="1824926955">
                              <w:marLeft w:val="0"/>
                              <w:marRight w:val="0"/>
                              <w:marTop w:val="0"/>
                              <w:marBottom w:val="0"/>
                              <w:divBdr>
                                <w:top w:val="none" w:sz="0" w:space="0" w:color="auto"/>
                                <w:left w:val="none" w:sz="0" w:space="0" w:color="auto"/>
                                <w:bottom w:val="none" w:sz="0" w:space="0" w:color="auto"/>
                                <w:right w:val="none" w:sz="0" w:space="0" w:color="auto"/>
                              </w:divBdr>
                            </w:div>
                            <w:div w:id="1247883728">
                              <w:marLeft w:val="0"/>
                              <w:marRight w:val="0"/>
                              <w:marTop w:val="0"/>
                              <w:marBottom w:val="0"/>
                              <w:divBdr>
                                <w:top w:val="none" w:sz="0" w:space="0" w:color="auto"/>
                                <w:left w:val="none" w:sz="0" w:space="0" w:color="auto"/>
                                <w:bottom w:val="none" w:sz="0" w:space="0" w:color="auto"/>
                                <w:right w:val="none" w:sz="0" w:space="0" w:color="auto"/>
                              </w:divBdr>
                            </w:div>
                            <w:div w:id="45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3193">
                      <w:marLeft w:val="0"/>
                      <w:marRight w:val="0"/>
                      <w:marTop w:val="0"/>
                      <w:marBottom w:val="0"/>
                      <w:divBdr>
                        <w:top w:val="none" w:sz="0" w:space="0" w:color="auto"/>
                        <w:left w:val="none" w:sz="0" w:space="0" w:color="auto"/>
                        <w:bottom w:val="none" w:sz="0" w:space="0" w:color="auto"/>
                        <w:right w:val="none" w:sz="0" w:space="0" w:color="auto"/>
                      </w:divBdr>
                      <w:divsChild>
                        <w:div w:id="805318736">
                          <w:marLeft w:val="0"/>
                          <w:marRight w:val="0"/>
                          <w:marTop w:val="0"/>
                          <w:marBottom w:val="0"/>
                          <w:divBdr>
                            <w:top w:val="none" w:sz="0" w:space="0" w:color="auto"/>
                            <w:left w:val="none" w:sz="0" w:space="0" w:color="auto"/>
                            <w:bottom w:val="none" w:sz="0" w:space="0" w:color="auto"/>
                            <w:right w:val="none" w:sz="0" w:space="0" w:color="auto"/>
                          </w:divBdr>
                        </w:div>
                      </w:divsChild>
                    </w:div>
                    <w:div w:id="862790947">
                      <w:marLeft w:val="0"/>
                      <w:marRight w:val="0"/>
                      <w:marTop w:val="0"/>
                      <w:marBottom w:val="0"/>
                      <w:divBdr>
                        <w:top w:val="none" w:sz="0" w:space="0" w:color="auto"/>
                        <w:left w:val="none" w:sz="0" w:space="0" w:color="auto"/>
                        <w:bottom w:val="none" w:sz="0" w:space="0" w:color="auto"/>
                        <w:right w:val="none" w:sz="0" w:space="0" w:color="auto"/>
                      </w:divBdr>
                      <w:divsChild>
                        <w:div w:id="2016833498">
                          <w:marLeft w:val="0"/>
                          <w:marRight w:val="0"/>
                          <w:marTop w:val="0"/>
                          <w:marBottom w:val="0"/>
                          <w:divBdr>
                            <w:top w:val="none" w:sz="0" w:space="0" w:color="auto"/>
                            <w:left w:val="none" w:sz="0" w:space="0" w:color="auto"/>
                            <w:bottom w:val="none" w:sz="0" w:space="0" w:color="auto"/>
                            <w:right w:val="none" w:sz="0" w:space="0" w:color="auto"/>
                          </w:divBdr>
                        </w:div>
                      </w:divsChild>
                    </w:div>
                    <w:div w:id="1219587930">
                      <w:marLeft w:val="0"/>
                      <w:marRight w:val="0"/>
                      <w:marTop w:val="0"/>
                      <w:marBottom w:val="0"/>
                      <w:divBdr>
                        <w:top w:val="none" w:sz="0" w:space="0" w:color="auto"/>
                        <w:left w:val="none" w:sz="0" w:space="0" w:color="auto"/>
                        <w:bottom w:val="none" w:sz="0" w:space="0" w:color="auto"/>
                        <w:right w:val="none" w:sz="0" w:space="0" w:color="auto"/>
                      </w:divBdr>
                    </w:div>
                    <w:div w:id="1734966232">
                      <w:marLeft w:val="0"/>
                      <w:marRight w:val="0"/>
                      <w:marTop w:val="0"/>
                      <w:marBottom w:val="0"/>
                      <w:divBdr>
                        <w:top w:val="none" w:sz="0" w:space="0" w:color="auto"/>
                        <w:left w:val="none" w:sz="0" w:space="0" w:color="auto"/>
                        <w:bottom w:val="none" w:sz="0" w:space="0" w:color="auto"/>
                        <w:right w:val="none" w:sz="0" w:space="0" w:color="auto"/>
                      </w:divBdr>
                      <w:divsChild>
                        <w:div w:id="2133013730">
                          <w:marLeft w:val="0"/>
                          <w:marRight w:val="0"/>
                          <w:marTop w:val="0"/>
                          <w:marBottom w:val="0"/>
                          <w:divBdr>
                            <w:top w:val="none" w:sz="0" w:space="0" w:color="auto"/>
                            <w:left w:val="none" w:sz="0" w:space="0" w:color="auto"/>
                            <w:bottom w:val="none" w:sz="0" w:space="0" w:color="auto"/>
                            <w:right w:val="none" w:sz="0" w:space="0" w:color="auto"/>
                          </w:divBdr>
                        </w:div>
                      </w:divsChild>
                    </w:div>
                    <w:div w:id="2050884148">
                      <w:marLeft w:val="0"/>
                      <w:marRight w:val="0"/>
                      <w:marTop w:val="0"/>
                      <w:marBottom w:val="0"/>
                      <w:divBdr>
                        <w:top w:val="none" w:sz="0" w:space="0" w:color="auto"/>
                        <w:left w:val="none" w:sz="0" w:space="0" w:color="auto"/>
                        <w:bottom w:val="none" w:sz="0" w:space="0" w:color="auto"/>
                        <w:right w:val="none" w:sz="0" w:space="0" w:color="auto"/>
                      </w:divBdr>
                      <w:divsChild>
                        <w:div w:id="715541714">
                          <w:marLeft w:val="0"/>
                          <w:marRight w:val="0"/>
                          <w:marTop w:val="0"/>
                          <w:marBottom w:val="0"/>
                          <w:divBdr>
                            <w:top w:val="none" w:sz="0" w:space="0" w:color="auto"/>
                            <w:left w:val="none" w:sz="0" w:space="0" w:color="auto"/>
                            <w:bottom w:val="none" w:sz="0" w:space="0" w:color="auto"/>
                            <w:right w:val="none" w:sz="0" w:space="0" w:color="auto"/>
                          </w:divBdr>
                        </w:div>
                        <w:div w:id="1115908076">
                          <w:marLeft w:val="0"/>
                          <w:marRight w:val="0"/>
                          <w:marTop w:val="150"/>
                          <w:marBottom w:val="0"/>
                          <w:divBdr>
                            <w:top w:val="none" w:sz="0" w:space="0" w:color="auto"/>
                            <w:left w:val="none" w:sz="0" w:space="0" w:color="auto"/>
                            <w:bottom w:val="none" w:sz="0" w:space="0" w:color="auto"/>
                            <w:right w:val="none" w:sz="0" w:space="0" w:color="auto"/>
                          </w:divBdr>
                        </w:div>
                      </w:divsChild>
                    </w:div>
                    <w:div w:id="10304830">
                      <w:marLeft w:val="750"/>
                      <w:marRight w:val="0"/>
                      <w:marTop w:val="0"/>
                      <w:marBottom w:val="0"/>
                      <w:divBdr>
                        <w:top w:val="none" w:sz="0" w:space="0" w:color="auto"/>
                        <w:left w:val="none" w:sz="0" w:space="0" w:color="auto"/>
                        <w:bottom w:val="none" w:sz="0" w:space="0" w:color="auto"/>
                        <w:right w:val="none" w:sz="0" w:space="0" w:color="auto"/>
                      </w:divBdr>
                      <w:divsChild>
                        <w:div w:id="1921330887">
                          <w:marLeft w:val="0"/>
                          <w:marRight w:val="0"/>
                          <w:marTop w:val="0"/>
                          <w:marBottom w:val="0"/>
                          <w:divBdr>
                            <w:top w:val="none" w:sz="0" w:space="0" w:color="auto"/>
                            <w:left w:val="none" w:sz="0" w:space="0" w:color="auto"/>
                            <w:bottom w:val="none" w:sz="0" w:space="0" w:color="auto"/>
                            <w:right w:val="none" w:sz="0" w:space="0" w:color="auto"/>
                          </w:divBdr>
                          <w:divsChild>
                            <w:div w:id="299843765">
                              <w:marLeft w:val="0"/>
                              <w:marRight w:val="0"/>
                              <w:marTop w:val="0"/>
                              <w:marBottom w:val="0"/>
                              <w:divBdr>
                                <w:top w:val="none" w:sz="0" w:space="0" w:color="auto"/>
                                <w:left w:val="none" w:sz="0" w:space="0" w:color="auto"/>
                                <w:bottom w:val="none" w:sz="0" w:space="0" w:color="auto"/>
                                <w:right w:val="none" w:sz="0" w:space="0" w:color="auto"/>
                              </w:divBdr>
                            </w:div>
                          </w:divsChild>
                        </w:div>
                        <w:div w:id="649136496">
                          <w:marLeft w:val="0"/>
                          <w:marRight w:val="0"/>
                          <w:marTop w:val="0"/>
                          <w:marBottom w:val="0"/>
                          <w:divBdr>
                            <w:top w:val="none" w:sz="0" w:space="0" w:color="auto"/>
                            <w:left w:val="none" w:sz="0" w:space="0" w:color="auto"/>
                            <w:bottom w:val="none" w:sz="0" w:space="0" w:color="auto"/>
                            <w:right w:val="none" w:sz="0" w:space="0" w:color="auto"/>
                          </w:divBdr>
                          <w:divsChild>
                            <w:div w:id="1187867207">
                              <w:marLeft w:val="0"/>
                              <w:marRight w:val="0"/>
                              <w:marTop w:val="0"/>
                              <w:marBottom w:val="0"/>
                              <w:divBdr>
                                <w:top w:val="none" w:sz="0" w:space="0" w:color="auto"/>
                                <w:left w:val="none" w:sz="0" w:space="0" w:color="auto"/>
                                <w:bottom w:val="none" w:sz="0" w:space="0" w:color="auto"/>
                                <w:right w:val="none" w:sz="0" w:space="0" w:color="auto"/>
                              </w:divBdr>
                              <w:divsChild>
                                <w:div w:id="529295142">
                                  <w:marLeft w:val="0"/>
                                  <w:marRight w:val="0"/>
                                  <w:marTop w:val="0"/>
                                  <w:marBottom w:val="0"/>
                                  <w:divBdr>
                                    <w:top w:val="none" w:sz="0" w:space="0" w:color="auto"/>
                                    <w:left w:val="none" w:sz="0" w:space="0" w:color="auto"/>
                                    <w:bottom w:val="none" w:sz="0" w:space="0" w:color="auto"/>
                                    <w:right w:val="none" w:sz="0" w:space="0" w:color="auto"/>
                                  </w:divBdr>
                                </w:div>
                              </w:divsChild>
                            </w:div>
                            <w:div w:id="1576353033">
                              <w:marLeft w:val="0"/>
                              <w:marRight w:val="0"/>
                              <w:marTop w:val="0"/>
                              <w:marBottom w:val="0"/>
                              <w:divBdr>
                                <w:top w:val="none" w:sz="0" w:space="0" w:color="auto"/>
                                <w:left w:val="none" w:sz="0" w:space="0" w:color="auto"/>
                                <w:bottom w:val="none" w:sz="0" w:space="0" w:color="auto"/>
                                <w:right w:val="none" w:sz="0" w:space="0" w:color="auto"/>
                              </w:divBdr>
                              <w:divsChild>
                                <w:div w:id="1487628087">
                                  <w:marLeft w:val="0"/>
                                  <w:marRight w:val="0"/>
                                  <w:marTop w:val="0"/>
                                  <w:marBottom w:val="0"/>
                                  <w:divBdr>
                                    <w:top w:val="none" w:sz="0" w:space="0" w:color="auto"/>
                                    <w:left w:val="none" w:sz="0" w:space="0" w:color="auto"/>
                                    <w:bottom w:val="none" w:sz="0" w:space="0" w:color="auto"/>
                                    <w:right w:val="none" w:sz="0" w:space="0" w:color="auto"/>
                                  </w:divBdr>
                                </w:div>
                              </w:divsChild>
                            </w:div>
                            <w:div w:id="1002587537">
                              <w:marLeft w:val="0"/>
                              <w:marRight w:val="0"/>
                              <w:marTop w:val="0"/>
                              <w:marBottom w:val="0"/>
                              <w:divBdr>
                                <w:top w:val="none" w:sz="0" w:space="0" w:color="auto"/>
                                <w:left w:val="none" w:sz="0" w:space="0" w:color="auto"/>
                                <w:bottom w:val="none" w:sz="0" w:space="0" w:color="auto"/>
                                <w:right w:val="none" w:sz="0" w:space="0" w:color="auto"/>
                              </w:divBdr>
                              <w:divsChild>
                                <w:div w:id="268702713">
                                  <w:marLeft w:val="0"/>
                                  <w:marRight w:val="0"/>
                                  <w:marTop w:val="0"/>
                                  <w:marBottom w:val="0"/>
                                  <w:divBdr>
                                    <w:top w:val="none" w:sz="0" w:space="0" w:color="auto"/>
                                    <w:left w:val="none" w:sz="0" w:space="0" w:color="auto"/>
                                    <w:bottom w:val="none" w:sz="0" w:space="0" w:color="auto"/>
                                    <w:right w:val="none" w:sz="0" w:space="0" w:color="auto"/>
                                  </w:divBdr>
                                </w:div>
                              </w:divsChild>
                            </w:div>
                            <w:div w:id="829172406">
                              <w:marLeft w:val="0"/>
                              <w:marRight w:val="0"/>
                              <w:marTop w:val="0"/>
                              <w:marBottom w:val="0"/>
                              <w:divBdr>
                                <w:top w:val="none" w:sz="0" w:space="0" w:color="auto"/>
                                <w:left w:val="none" w:sz="0" w:space="0" w:color="auto"/>
                                <w:bottom w:val="none" w:sz="0" w:space="0" w:color="auto"/>
                                <w:right w:val="none" w:sz="0" w:space="0" w:color="auto"/>
                              </w:divBdr>
                              <w:divsChild>
                                <w:div w:id="2021469455">
                                  <w:marLeft w:val="0"/>
                                  <w:marRight w:val="0"/>
                                  <w:marTop w:val="0"/>
                                  <w:marBottom w:val="0"/>
                                  <w:divBdr>
                                    <w:top w:val="none" w:sz="0" w:space="0" w:color="auto"/>
                                    <w:left w:val="none" w:sz="0" w:space="0" w:color="auto"/>
                                    <w:bottom w:val="none" w:sz="0" w:space="0" w:color="auto"/>
                                    <w:right w:val="none" w:sz="0" w:space="0" w:color="auto"/>
                                  </w:divBdr>
                                </w:div>
                              </w:divsChild>
                            </w:div>
                            <w:div w:id="1088118842">
                              <w:marLeft w:val="0"/>
                              <w:marRight w:val="0"/>
                              <w:marTop w:val="0"/>
                              <w:marBottom w:val="0"/>
                              <w:divBdr>
                                <w:top w:val="none" w:sz="0" w:space="0" w:color="auto"/>
                                <w:left w:val="none" w:sz="0" w:space="0" w:color="auto"/>
                                <w:bottom w:val="none" w:sz="0" w:space="0" w:color="auto"/>
                                <w:right w:val="none" w:sz="0" w:space="0" w:color="auto"/>
                              </w:divBdr>
                              <w:divsChild>
                                <w:div w:id="5696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86461">
                          <w:marLeft w:val="0"/>
                          <w:marRight w:val="0"/>
                          <w:marTop w:val="0"/>
                          <w:marBottom w:val="0"/>
                          <w:divBdr>
                            <w:top w:val="none" w:sz="0" w:space="0" w:color="auto"/>
                            <w:left w:val="none" w:sz="0" w:space="0" w:color="auto"/>
                            <w:bottom w:val="none" w:sz="0" w:space="0" w:color="auto"/>
                            <w:right w:val="none" w:sz="0" w:space="0" w:color="auto"/>
                          </w:divBdr>
                          <w:divsChild>
                            <w:div w:id="569386533">
                              <w:marLeft w:val="0"/>
                              <w:marRight w:val="0"/>
                              <w:marTop w:val="0"/>
                              <w:marBottom w:val="0"/>
                              <w:divBdr>
                                <w:top w:val="none" w:sz="0" w:space="0" w:color="auto"/>
                                <w:left w:val="none" w:sz="0" w:space="0" w:color="auto"/>
                                <w:bottom w:val="none" w:sz="0" w:space="0" w:color="auto"/>
                                <w:right w:val="none" w:sz="0" w:space="0" w:color="auto"/>
                              </w:divBdr>
                            </w:div>
                          </w:divsChild>
                        </w:div>
                        <w:div w:id="1244529320">
                          <w:marLeft w:val="0"/>
                          <w:marRight w:val="0"/>
                          <w:marTop w:val="0"/>
                          <w:marBottom w:val="0"/>
                          <w:divBdr>
                            <w:top w:val="none" w:sz="0" w:space="0" w:color="auto"/>
                            <w:left w:val="none" w:sz="0" w:space="0" w:color="auto"/>
                            <w:bottom w:val="none" w:sz="0" w:space="0" w:color="auto"/>
                            <w:right w:val="none" w:sz="0" w:space="0" w:color="auto"/>
                          </w:divBdr>
                        </w:div>
                        <w:div w:id="1994526996">
                          <w:marLeft w:val="0"/>
                          <w:marRight w:val="0"/>
                          <w:marTop w:val="0"/>
                          <w:marBottom w:val="0"/>
                          <w:divBdr>
                            <w:top w:val="none" w:sz="0" w:space="0" w:color="auto"/>
                            <w:left w:val="none" w:sz="0" w:space="0" w:color="auto"/>
                            <w:bottom w:val="none" w:sz="0" w:space="0" w:color="auto"/>
                            <w:right w:val="none" w:sz="0" w:space="0" w:color="auto"/>
                          </w:divBdr>
                        </w:div>
                        <w:div w:id="1235244590">
                          <w:marLeft w:val="0"/>
                          <w:marRight w:val="0"/>
                          <w:marTop w:val="0"/>
                          <w:marBottom w:val="0"/>
                          <w:divBdr>
                            <w:top w:val="none" w:sz="0" w:space="0" w:color="auto"/>
                            <w:left w:val="none" w:sz="0" w:space="0" w:color="auto"/>
                            <w:bottom w:val="none" w:sz="0" w:space="0" w:color="auto"/>
                            <w:right w:val="none" w:sz="0" w:space="0" w:color="auto"/>
                          </w:divBdr>
                        </w:div>
                        <w:div w:id="524487467">
                          <w:marLeft w:val="0"/>
                          <w:marRight w:val="0"/>
                          <w:marTop w:val="0"/>
                          <w:marBottom w:val="0"/>
                          <w:divBdr>
                            <w:top w:val="none" w:sz="0" w:space="0" w:color="auto"/>
                            <w:left w:val="none" w:sz="0" w:space="0" w:color="auto"/>
                            <w:bottom w:val="none" w:sz="0" w:space="0" w:color="auto"/>
                            <w:right w:val="none" w:sz="0" w:space="0" w:color="auto"/>
                          </w:divBdr>
                          <w:divsChild>
                            <w:div w:id="939676235">
                              <w:marLeft w:val="0"/>
                              <w:marRight w:val="0"/>
                              <w:marTop w:val="0"/>
                              <w:marBottom w:val="0"/>
                              <w:divBdr>
                                <w:top w:val="none" w:sz="0" w:space="0" w:color="auto"/>
                                <w:left w:val="none" w:sz="0" w:space="0" w:color="auto"/>
                                <w:bottom w:val="none" w:sz="0" w:space="0" w:color="auto"/>
                                <w:right w:val="none" w:sz="0" w:space="0" w:color="auto"/>
                              </w:divBdr>
                            </w:div>
                          </w:divsChild>
                        </w:div>
                        <w:div w:id="244457393">
                          <w:marLeft w:val="0"/>
                          <w:marRight w:val="0"/>
                          <w:marTop w:val="0"/>
                          <w:marBottom w:val="0"/>
                          <w:divBdr>
                            <w:top w:val="none" w:sz="0" w:space="0" w:color="auto"/>
                            <w:left w:val="none" w:sz="0" w:space="0" w:color="auto"/>
                            <w:bottom w:val="none" w:sz="0" w:space="0" w:color="auto"/>
                            <w:right w:val="none" w:sz="0" w:space="0" w:color="auto"/>
                          </w:divBdr>
                          <w:divsChild>
                            <w:div w:id="2115786935">
                              <w:marLeft w:val="0"/>
                              <w:marRight w:val="0"/>
                              <w:marTop w:val="0"/>
                              <w:marBottom w:val="0"/>
                              <w:divBdr>
                                <w:top w:val="none" w:sz="0" w:space="0" w:color="auto"/>
                                <w:left w:val="none" w:sz="0" w:space="0" w:color="auto"/>
                                <w:bottom w:val="none" w:sz="0" w:space="0" w:color="auto"/>
                                <w:right w:val="none" w:sz="0" w:space="0" w:color="auto"/>
                              </w:divBdr>
                            </w:div>
                          </w:divsChild>
                        </w:div>
                        <w:div w:id="1949774104">
                          <w:marLeft w:val="0"/>
                          <w:marRight w:val="0"/>
                          <w:marTop w:val="0"/>
                          <w:marBottom w:val="0"/>
                          <w:divBdr>
                            <w:top w:val="none" w:sz="0" w:space="0" w:color="auto"/>
                            <w:left w:val="none" w:sz="0" w:space="0" w:color="auto"/>
                            <w:bottom w:val="none" w:sz="0" w:space="0" w:color="auto"/>
                            <w:right w:val="none" w:sz="0" w:space="0" w:color="auto"/>
                          </w:divBdr>
                          <w:divsChild>
                            <w:div w:id="1631401037">
                              <w:marLeft w:val="0"/>
                              <w:marRight w:val="0"/>
                              <w:marTop w:val="0"/>
                              <w:marBottom w:val="0"/>
                              <w:divBdr>
                                <w:top w:val="none" w:sz="0" w:space="0" w:color="auto"/>
                                <w:left w:val="none" w:sz="0" w:space="0" w:color="auto"/>
                                <w:bottom w:val="none" w:sz="0" w:space="0" w:color="auto"/>
                                <w:right w:val="none" w:sz="0" w:space="0" w:color="auto"/>
                              </w:divBdr>
                            </w:div>
                          </w:divsChild>
                        </w:div>
                        <w:div w:id="305626658">
                          <w:marLeft w:val="0"/>
                          <w:marRight w:val="0"/>
                          <w:marTop w:val="0"/>
                          <w:marBottom w:val="0"/>
                          <w:divBdr>
                            <w:top w:val="none" w:sz="0" w:space="0" w:color="auto"/>
                            <w:left w:val="none" w:sz="0" w:space="0" w:color="auto"/>
                            <w:bottom w:val="none" w:sz="0" w:space="0" w:color="auto"/>
                            <w:right w:val="none" w:sz="0" w:space="0" w:color="auto"/>
                          </w:divBdr>
                          <w:divsChild>
                            <w:div w:id="1078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259">
                      <w:marLeft w:val="0"/>
                      <w:marRight w:val="0"/>
                      <w:marTop w:val="0"/>
                      <w:marBottom w:val="0"/>
                      <w:divBdr>
                        <w:top w:val="none" w:sz="0" w:space="0" w:color="auto"/>
                        <w:left w:val="none" w:sz="0" w:space="0" w:color="auto"/>
                        <w:bottom w:val="none" w:sz="0" w:space="0" w:color="auto"/>
                        <w:right w:val="none" w:sz="0" w:space="0" w:color="auto"/>
                      </w:divBdr>
                    </w:div>
                    <w:div w:id="521894601">
                      <w:marLeft w:val="0"/>
                      <w:marRight w:val="150"/>
                      <w:marTop w:val="0"/>
                      <w:marBottom w:val="75"/>
                      <w:divBdr>
                        <w:top w:val="none" w:sz="0" w:space="0" w:color="auto"/>
                        <w:left w:val="none" w:sz="0" w:space="0" w:color="auto"/>
                        <w:bottom w:val="none" w:sz="0" w:space="0" w:color="auto"/>
                        <w:right w:val="none" w:sz="0" w:space="0" w:color="auto"/>
                      </w:divBdr>
                    </w:div>
                    <w:div w:id="615676197">
                      <w:marLeft w:val="0"/>
                      <w:marRight w:val="0"/>
                      <w:marTop w:val="0"/>
                      <w:marBottom w:val="0"/>
                      <w:divBdr>
                        <w:top w:val="none" w:sz="0" w:space="0" w:color="auto"/>
                        <w:left w:val="none" w:sz="0" w:space="0" w:color="auto"/>
                        <w:bottom w:val="none" w:sz="0" w:space="0" w:color="auto"/>
                        <w:right w:val="none" w:sz="0" w:space="0" w:color="auto"/>
                      </w:divBdr>
                    </w:div>
                    <w:div w:id="1496605653">
                      <w:marLeft w:val="0"/>
                      <w:marRight w:val="0"/>
                      <w:marTop w:val="0"/>
                      <w:marBottom w:val="0"/>
                      <w:divBdr>
                        <w:top w:val="none" w:sz="0" w:space="0" w:color="auto"/>
                        <w:left w:val="none" w:sz="0" w:space="0" w:color="auto"/>
                        <w:bottom w:val="none" w:sz="0" w:space="0" w:color="auto"/>
                        <w:right w:val="none" w:sz="0" w:space="0" w:color="auto"/>
                      </w:divBdr>
                      <w:divsChild>
                        <w:div w:id="615603619">
                          <w:marLeft w:val="0"/>
                          <w:marRight w:val="0"/>
                          <w:marTop w:val="0"/>
                          <w:marBottom w:val="0"/>
                          <w:divBdr>
                            <w:top w:val="none" w:sz="0" w:space="0" w:color="auto"/>
                            <w:left w:val="none" w:sz="0" w:space="0" w:color="auto"/>
                            <w:bottom w:val="none" w:sz="0" w:space="0" w:color="auto"/>
                            <w:right w:val="none" w:sz="0" w:space="0" w:color="auto"/>
                          </w:divBdr>
                        </w:div>
                      </w:divsChild>
                    </w:div>
                    <w:div w:id="1539009007">
                      <w:marLeft w:val="0"/>
                      <w:marRight w:val="0"/>
                      <w:marTop w:val="0"/>
                      <w:marBottom w:val="0"/>
                      <w:divBdr>
                        <w:top w:val="none" w:sz="0" w:space="0" w:color="auto"/>
                        <w:left w:val="none" w:sz="0" w:space="0" w:color="auto"/>
                        <w:bottom w:val="none" w:sz="0" w:space="0" w:color="auto"/>
                        <w:right w:val="none" w:sz="0" w:space="0" w:color="auto"/>
                      </w:divBdr>
                      <w:divsChild>
                        <w:div w:id="69930430">
                          <w:marLeft w:val="0"/>
                          <w:marRight w:val="0"/>
                          <w:marTop w:val="0"/>
                          <w:marBottom w:val="0"/>
                          <w:divBdr>
                            <w:top w:val="none" w:sz="0" w:space="0" w:color="auto"/>
                            <w:left w:val="none" w:sz="0" w:space="0" w:color="auto"/>
                            <w:bottom w:val="none" w:sz="0" w:space="0" w:color="auto"/>
                            <w:right w:val="none" w:sz="0" w:space="0" w:color="auto"/>
                          </w:divBdr>
                        </w:div>
                        <w:div w:id="1330326333">
                          <w:marLeft w:val="0"/>
                          <w:marRight w:val="0"/>
                          <w:marTop w:val="150"/>
                          <w:marBottom w:val="0"/>
                          <w:divBdr>
                            <w:top w:val="none" w:sz="0" w:space="0" w:color="auto"/>
                            <w:left w:val="none" w:sz="0" w:space="0" w:color="auto"/>
                            <w:bottom w:val="none" w:sz="0" w:space="0" w:color="auto"/>
                            <w:right w:val="none" w:sz="0" w:space="0" w:color="auto"/>
                          </w:divBdr>
                        </w:div>
                      </w:divsChild>
                    </w:div>
                    <w:div w:id="210848584">
                      <w:marLeft w:val="0"/>
                      <w:marRight w:val="0"/>
                      <w:marTop w:val="0"/>
                      <w:marBottom w:val="0"/>
                      <w:divBdr>
                        <w:top w:val="none" w:sz="0" w:space="0" w:color="auto"/>
                        <w:left w:val="none" w:sz="0" w:space="0" w:color="auto"/>
                        <w:bottom w:val="none" w:sz="0" w:space="0" w:color="auto"/>
                        <w:right w:val="none" w:sz="0" w:space="0" w:color="auto"/>
                      </w:divBdr>
                    </w:div>
                    <w:div w:id="517937114">
                      <w:marLeft w:val="0"/>
                      <w:marRight w:val="0"/>
                      <w:marTop w:val="0"/>
                      <w:marBottom w:val="0"/>
                      <w:divBdr>
                        <w:top w:val="none" w:sz="0" w:space="0" w:color="auto"/>
                        <w:left w:val="none" w:sz="0" w:space="0" w:color="auto"/>
                        <w:bottom w:val="none" w:sz="0" w:space="0" w:color="auto"/>
                        <w:right w:val="none" w:sz="0" w:space="0" w:color="auto"/>
                      </w:divBdr>
                    </w:div>
                    <w:div w:id="2089233628">
                      <w:marLeft w:val="750"/>
                      <w:marRight w:val="0"/>
                      <w:marTop w:val="0"/>
                      <w:marBottom w:val="0"/>
                      <w:divBdr>
                        <w:top w:val="none" w:sz="0" w:space="0" w:color="auto"/>
                        <w:left w:val="none" w:sz="0" w:space="0" w:color="auto"/>
                        <w:bottom w:val="none" w:sz="0" w:space="0" w:color="auto"/>
                        <w:right w:val="none" w:sz="0" w:space="0" w:color="auto"/>
                      </w:divBdr>
                      <w:divsChild>
                        <w:div w:id="769012696">
                          <w:marLeft w:val="0"/>
                          <w:marRight w:val="0"/>
                          <w:marTop w:val="0"/>
                          <w:marBottom w:val="0"/>
                          <w:divBdr>
                            <w:top w:val="none" w:sz="0" w:space="0" w:color="auto"/>
                            <w:left w:val="none" w:sz="0" w:space="0" w:color="auto"/>
                            <w:bottom w:val="none" w:sz="0" w:space="0" w:color="auto"/>
                            <w:right w:val="none" w:sz="0" w:space="0" w:color="auto"/>
                          </w:divBdr>
                          <w:divsChild>
                            <w:div w:id="382297390">
                              <w:marLeft w:val="0"/>
                              <w:marRight w:val="0"/>
                              <w:marTop w:val="0"/>
                              <w:marBottom w:val="0"/>
                              <w:divBdr>
                                <w:top w:val="none" w:sz="0" w:space="0" w:color="auto"/>
                                <w:left w:val="none" w:sz="0" w:space="0" w:color="auto"/>
                                <w:bottom w:val="none" w:sz="0" w:space="0" w:color="auto"/>
                                <w:right w:val="none" w:sz="0" w:space="0" w:color="auto"/>
                              </w:divBdr>
                            </w:div>
                          </w:divsChild>
                        </w:div>
                        <w:div w:id="747071258">
                          <w:marLeft w:val="0"/>
                          <w:marRight w:val="0"/>
                          <w:marTop w:val="0"/>
                          <w:marBottom w:val="0"/>
                          <w:divBdr>
                            <w:top w:val="none" w:sz="0" w:space="0" w:color="auto"/>
                            <w:left w:val="none" w:sz="0" w:space="0" w:color="auto"/>
                            <w:bottom w:val="none" w:sz="0" w:space="0" w:color="auto"/>
                            <w:right w:val="none" w:sz="0" w:space="0" w:color="auto"/>
                          </w:divBdr>
                          <w:divsChild>
                            <w:div w:id="128712949">
                              <w:marLeft w:val="0"/>
                              <w:marRight w:val="0"/>
                              <w:marTop w:val="0"/>
                              <w:marBottom w:val="0"/>
                              <w:divBdr>
                                <w:top w:val="none" w:sz="0" w:space="0" w:color="auto"/>
                                <w:left w:val="none" w:sz="0" w:space="0" w:color="auto"/>
                                <w:bottom w:val="none" w:sz="0" w:space="0" w:color="auto"/>
                                <w:right w:val="none" w:sz="0" w:space="0" w:color="auto"/>
                              </w:divBdr>
                            </w:div>
                          </w:divsChild>
                        </w:div>
                        <w:div w:id="1403525694">
                          <w:marLeft w:val="0"/>
                          <w:marRight w:val="0"/>
                          <w:marTop w:val="0"/>
                          <w:marBottom w:val="0"/>
                          <w:divBdr>
                            <w:top w:val="none" w:sz="0" w:space="0" w:color="auto"/>
                            <w:left w:val="none" w:sz="0" w:space="0" w:color="auto"/>
                            <w:bottom w:val="none" w:sz="0" w:space="0" w:color="auto"/>
                            <w:right w:val="none" w:sz="0" w:space="0" w:color="auto"/>
                          </w:divBdr>
                          <w:divsChild>
                            <w:div w:id="93404430">
                              <w:marLeft w:val="0"/>
                              <w:marRight w:val="0"/>
                              <w:marTop w:val="0"/>
                              <w:marBottom w:val="0"/>
                              <w:divBdr>
                                <w:top w:val="none" w:sz="0" w:space="0" w:color="auto"/>
                                <w:left w:val="none" w:sz="0" w:space="0" w:color="auto"/>
                                <w:bottom w:val="none" w:sz="0" w:space="0" w:color="auto"/>
                                <w:right w:val="none" w:sz="0" w:space="0" w:color="auto"/>
                              </w:divBdr>
                            </w:div>
                          </w:divsChild>
                        </w:div>
                        <w:div w:id="252708833">
                          <w:marLeft w:val="0"/>
                          <w:marRight w:val="0"/>
                          <w:marTop w:val="0"/>
                          <w:marBottom w:val="0"/>
                          <w:divBdr>
                            <w:top w:val="none" w:sz="0" w:space="0" w:color="auto"/>
                            <w:left w:val="none" w:sz="0" w:space="0" w:color="auto"/>
                            <w:bottom w:val="none" w:sz="0" w:space="0" w:color="auto"/>
                            <w:right w:val="none" w:sz="0" w:space="0" w:color="auto"/>
                          </w:divBdr>
                          <w:divsChild>
                            <w:div w:id="1251505694">
                              <w:marLeft w:val="0"/>
                              <w:marRight w:val="0"/>
                              <w:marTop w:val="0"/>
                              <w:marBottom w:val="0"/>
                              <w:divBdr>
                                <w:top w:val="none" w:sz="0" w:space="0" w:color="auto"/>
                                <w:left w:val="none" w:sz="0" w:space="0" w:color="auto"/>
                                <w:bottom w:val="none" w:sz="0" w:space="0" w:color="auto"/>
                                <w:right w:val="none" w:sz="0" w:space="0" w:color="auto"/>
                              </w:divBdr>
                            </w:div>
                          </w:divsChild>
                        </w:div>
                        <w:div w:id="121775952">
                          <w:marLeft w:val="0"/>
                          <w:marRight w:val="0"/>
                          <w:marTop w:val="0"/>
                          <w:marBottom w:val="0"/>
                          <w:divBdr>
                            <w:top w:val="none" w:sz="0" w:space="0" w:color="auto"/>
                            <w:left w:val="none" w:sz="0" w:space="0" w:color="auto"/>
                            <w:bottom w:val="none" w:sz="0" w:space="0" w:color="auto"/>
                            <w:right w:val="none" w:sz="0" w:space="0" w:color="auto"/>
                          </w:divBdr>
                          <w:divsChild>
                            <w:div w:id="1250626117">
                              <w:marLeft w:val="0"/>
                              <w:marRight w:val="0"/>
                              <w:marTop w:val="0"/>
                              <w:marBottom w:val="0"/>
                              <w:divBdr>
                                <w:top w:val="none" w:sz="0" w:space="0" w:color="auto"/>
                                <w:left w:val="none" w:sz="0" w:space="0" w:color="auto"/>
                                <w:bottom w:val="none" w:sz="0" w:space="0" w:color="auto"/>
                                <w:right w:val="none" w:sz="0" w:space="0" w:color="auto"/>
                              </w:divBdr>
                            </w:div>
                          </w:divsChild>
                        </w:div>
                        <w:div w:id="149978497">
                          <w:marLeft w:val="0"/>
                          <w:marRight w:val="0"/>
                          <w:marTop w:val="0"/>
                          <w:marBottom w:val="0"/>
                          <w:divBdr>
                            <w:top w:val="none" w:sz="0" w:space="0" w:color="auto"/>
                            <w:left w:val="none" w:sz="0" w:space="0" w:color="auto"/>
                            <w:bottom w:val="none" w:sz="0" w:space="0" w:color="auto"/>
                            <w:right w:val="none" w:sz="0" w:space="0" w:color="auto"/>
                          </w:divBdr>
                          <w:divsChild>
                            <w:div w:id="898710172">
                              <w:marLeft w:val="0"/>
                              <w:marRight w:val="0"/>
                              <w:marTop w:val="0"/>
                              <w:marBottom w:val="0"/>
                              <w:divBdr>
                                <w:top w:val="none" w:sz="0" w:space="0" w:color="auto"/>
                                <w:left w:val="none" w:sz="0" w:space="0" w:color="auto"/>
                                <w:bottom w:val="none" w:sz="0" w:space="0" w:color="auto"/>
                                <w:right w:val="none" w:sz="0" w:space="0" w:color="auto"/>
                              </w:divBdr>
                            </w:div>
                          </w:divsChild>
                        </w:div>
                        <w:div w:id="442917237">
                          <w:marLeft w:val="0"/>
                          <w:marRight w:val="0"/>
                          <w:marTop w:val="0"/>
                          <w:marBottom w:val="0"/>
                          <w:divBdr>
                            <w:top w:val="none" w:sz="0" w:space="0" w:color="auto"/>
                            <w:left w:val="none" w:sz="0" w:space="0" w:color="auto"/>
                            <w:bottom w:val="none" w:sz="0" w:space="0" w:color="auto"/>
                            <w:right w:val="none" w:sz="0" w:space="0" w:color="auto"/>
                          </w:divBdr>
                          <w:divsChild>
                            <w:div w:id="1932620628">
                              <w:marLeft w:val="0"/>
                              <w:marRight w:val="0"/>
                              <w:marTop w:val="0"/>
                              <w:marBottom w:val="0"/>
                              <w:divBdr>
                                <w:top w:val="none" w:sz="0" w:space="0" w:color="auto"/>
                                <w:left w:val="none" w:sz="0" w:space="0" w:color="auto"/>
                                <w:bottom w:val="none" w:sz="0" w:space="0" w:color="auto"/>
                                <w:right w:val="none" w:sz="0" w:space="0" w:color="auto"/>
                              </w:divBdr>
                            </w:div>
                          </w:divsChild>
                        </w:div>
                        <w:div w:id="612320391">
                          <w:marLeft w:val="0"/>
                          <w:marRight w:val="0"/>
                          <w:marTop w:val="0"/>
                          <w:marBottom w:val="0"/>
                          <w:divBdr>
                            <w:top w:val="none" w:sz="0" w:space="0" w:color="auto"/>
                            <w:left w:val="none" w:sz="0" w:space="0" w:color="auto"/>
                            <w:bottom w:val="none" w:sz="0" w:space="0" w:color="auto"/>
                            <w:right w:val="none" w:sz="0" w:space="0" w:color="auto"/>
                          </w:divBdr>
                          <w:divsChild>
                            <w:div w:id="17852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001">
                      <w:marLeft w:val="0"/>
                      <w:marRight w:val="0"/>
                      <w:marTop w:val="0"/>
                      <w:marBottom w:val="0"/>
                      <w:divBdr>
                        <w:top w:val="none" w:sz="0" w:space="0" w:color="auto"/>
                        <w:left w:val="none" w:sz="0" w:space="0" w:color="auto"/>
                        <w:bottom w:val="none" w:sz="0" w:space="0" w:color="auto"/>
                        <w:right w:val="none" w:sz="0" w:space="0" w:color="auto"/>
                      </w:divBdr>
                    </w:div>
                    <w:div w:id="740368481">
                      <w:marLeft w:val="0"/>
                      <w:marRight w:val="150"/>
                      <w:marTop w:val="0"/>
                      <w:marBottom w:val="75"/>
                      <w:divBdr>
                        <w:top w:val="none" w:sz="0" w:space="0" w:color="auto"/>
                        <w:left w:val="none" w:sz="0" w:space="0" w:color="auto"/>
                        <w:bottom w:val="none" w:sz="0" w:space="0" w:color="auto"/>
                        <w:right w:val="none" w:sz="0" w:space="0" w:color="auto"/>
                      </w:divBdr>
                    </w:div>
                    <w:div w:id="864295183">
                      <w:marLeft w:val="0"/>
                      <w:marRight w:val="0"/>
                      <w:marTop w:val="0"/>
                      <w:marBottom w:val="0"/>
                      <w:divBdr>
                        <w:top w:val="none" w:sz="0" w:space="0" w:color="auto"/>
                        <w:left w:val="none" w:sz="0" w:space="0" w:color="auto"/>
                        <w:bottom w:val="none" w:sz="0" w:space="0" w:color="auto"/>
                        <w:right w:val="none" w:sz="0" w:space="0" w:color="auto"/>
                      </w:divBdr>
                    </w:div>
                    <w:div w:id="1624925971">
                      <w:marLeft w:val="0"/>
                      <w:marRight w:val="0"/>
                      <w:marTop w:val="0"/>
                      <w:marBottom w:val="0"/>
                      <w:divBdr>
                        <w:top w:val="none" w:sz="0" w:space="0" w:color="auto"/>
                        <w:left w:val="none" w:sz="0" w:space="0" w:color="auto"/>
                        <w:bottom w:val="none" w:sz="0" w:space="0" w:color="auto"/>
                        <w:right w:val="none" w:sz="0" w:space="0" w:color="auto"/>
                      </w:divBdr>
                      <w:divsChild>
                        <w:div w:id="1658071245">
                          <w:marLeft w:val="0"/>
                          <w:marRight w:val="0"/>
                          <w:marTop w:val="0"/>
                          <w:marBottom w:val="0"/>
                          <w:divBdr>
                            <w:top w:val="none" w:sz="0" w:space="0" w:color="auto"/>
                            <w:left w:val="none" w:sz="0" w:space="0" w:color="auto"/>
                            <w:bottom w:val="none" w:sz="0" w:space="0" w:color="auto"/>
                            <w:right w:val="none" w:sz="0" w:space="0" w:color="auto"/>
                          </w:divBdr>
                        </w:div>
                      </w:divsChild>
                    </w:div>
                    <w:div w:id="854655898">
                      <w:marLeft w:val="0"/>
                      <w:marRight w:val="0"/>
                      <w:marTop w:val="0"/>
                      <w:marBottom w:val="0"/>
                      <w:divBdr>
                        <w:top w:val="none" w:sz="0" w:space="0" w:color="auto"/>
                        <w:left w:val="none" w:sz="0" w:space="0" w:color="auto"/>
                        <w:bottom w:val="none" w:sz="0" w:space="0" w:color="auto"/>
                        <w:right w:val="none" w:sz="0" w:space="0" w:color="auto"/>
                      </w:divBdr>
                      <w:divsChild>
                        <w:div w:id="2036079097">
                          <w:marLeft w:val="0"/>
                          <w:marRight w:val="0"/>
                          <w:marTop w:val="0"/>
                          <w:marBottom w:val="0"/>
                          <w:divBdr>
                            <w:top w:val="none" w:sz="0" w:space="0" w:color="auto"/>
                            <w:left w:val="none" w:sz="0" w:space="0" w:color="auto"/>
                            <w:bottom w:val="none" w:sz="0" w:space="0" w:color="auto"/>
                            <w:right w:val="none" w:sz="0" w:space="0" w:color="auto"/>
                          </w:divBdr>
                        </w:div>
                        <w:div w:id="2144734841">
                          <w:marLeft w:val="0"/>
                          <w:marRight w:val="0"/>
                          <w:marTop w:val="150"/>
                          <w:marBottom w:val="0"/>
                          <w:divBdr>
                            <w:top w:val="none" w:sz="0" w:space="0" w:color="auto"/>
                            <w:left w:val="none" w:sz="0" w:space="0" w:color="auto"/>
                            <w:bottom w:val="none" w:sz="0" w:space="0" w:color="auto"/>
                            <w:right w:val="none" w:sz="0" w:space="0" w:color="auto"/>
                          </w:divBdr>
                        </w:div>
                      </w:divsChild>
                    </w:div>
                    <w:div w:id="1060833446">
                      <w:marLeft w:val="0"/>
                      <w:marRight w:val="0"/>
                      <w:marTop w:val="0"/>
                      <w:marBottom w:val="0"/>
                      <w:divBdr>
                        <w:top w:val="none" w:sz="0" w:space="0" w:color="auto"/>
                        <w:left w:val="none" w:sz="0" w:space="0" w:color="auto"/>
                        <w:bottom w:val="none" w:sz="0" w:space="0" w:color="auto"/>
                        <w:right w:val="none" w:sz="0" w:space="0" w:color="auto"/>
                      </w:divBdr>
                    </w:div>
                    <w:div w:id="874777799">
                      <w:marLeft w:val="750"/>
                      <w:marRight w:val="0"/>
                      <w:marTop w:val="0"/>
                      <w:marBottom w:val="0"/>
                      <w:divBdr>
                        <w:top w:val="none" w:sz="0" w:space="0" w:color="auto"/>
                        <w:left w:val="none" w:sz="0" w:space="0" w:color="auto"/>
                        <w:bottom w:val="none" w:sz="0" w:space="0" w:color="auto"/>
                        <w:right w:val="none" w:sz="0" w:space="0" w:color="auto"/>
                      </w:divBdr>
                      <w:divsChild>
                        <w:div w:id="195168548">
                          <w:marLeft w:val="0"/>
                          <w:marRight w:val="0"/>
                          <w:marTop w:val="0"/>
                          <w:marBottom w:val="0"/>
                          <w:divBdr>
                            <w:top w:val="none" w:sz="0" w:space="0" w:color="auto"/>
                            <w:left w:val="none" w:sz="0" w:space="0" w:color="auto"/>
                            <w:bottom w:val="none" w:sz="0" w:space="0" w:color="auto"/>
                            <w:right w:val="none" w:sz="0" w:space="0" w:color="auto"/>
                          </w:divBdr>
                          <w:divsChild>
                            <w:div w:id="1335374742">
                              <w:marLeft w:val="0"/>
                              <w:marRight w:val="0"/>
                              <w:marTop w:val="0"/>
                              <w:marBottom w:val="0"/>
                              <w:divBdr>
                                <w:top w:val="none" w:sz="0" w:space="0" w:color="auto"/>
                                <w:left w:val="none" w:sz="0" w:space="0" w:color="auto"/>
                                <w:bottom w:val="none" w:sz="0" w:space="0" w:color="auto"/>
                                <w:right w:val="none" w:sz="0" w:space="0" w:color="auto"/>
                              </w:divBdr>
                            </w:div>
                          </w:divsChild>
                        </w:div>
                        <w:div w:id="879979813">
                          <w:marLeft w:val="0"/>
                          <w:marRight w:val="0"/>
                          <w:marTop w:val="0"/>
                          <w:marBottom w:val="0"/>
                          <w:divBdr>
                            <w:top w:val="none" w:sz="0" w:space="0" w:color="auto"/>
                            <w:left w:val="none" w:sz="0" w:space="0" w:color="auto"/>
                            <w:bottom w:val="none" w:sz="0" w:space="0" w:color="auto"/>
                            <w:right w:val="none" w:sz="0" w:space="0" w:color="auto"/>
                          </w:divBdr>
                          <w:divsChild>
                            <w:div w:id="1086538284">
                              <w:marLeft w:val="0"/>
                              <w:marRight w:val="0"/>
                              <w:marTop w:val="0"/>
                              <w:marBottom w:val="0"/>
                              <w:divBdr>
                                <w:top w:val="none" w:sz="0" w:space="0" w:color="auto"/>
                                <w:left w:val="none" w:sz="0" w:space="0" w:color="auto"/>
                                <w:bottom w:val="none" w:sz="0" w:space="0" w:color="auto"/>
                                <w:right w:val="none" w:sz="0" w:space="0" w:color="auto"/>
                              </w:divBdr>
                            </w:div>
                          </w:divsChild>
                        </w:div>
                        <w:div w:id="1522278500">
                          <w:marLeft w:val="0"/>
                          <w:marRight w:val="0"/>
                          <w:marTop w:val="0"/>
                          <w:marBottom w:val="0"/>
                          <w:divBdr>
                            <w:top w:val="none" w:sz="0" w:space="0" w:color="auto"/>
                            <w:left w:val="none" w:sz="0" w:space="0" w:color="auto"/>
                            <w:bottom w:val="none" w:sz="0" w:space="0" w:color="auto"/>
                            <w:right w:val="none" w:sz="0" w:space="0" w:color="auto"/>
                          </w:divBdr>
                          <w:divsChild>
                            <w:div w:id="1168134889">
                              <w:marLeft w:val="0"/>
                              <w:marRight w:val="0"/>
                              <w:marTop w:val="0"/>
                              <w:marBottom w:val="0"/>
                              <w:divBdr>
                                <w:top w:val="none" w:sz="0" w:space="0" w:color="auto"/>
                                <w:left w:val="none" w:sz="0" w:space="0" w:color="auto"/>
                                <w:bottom w:val="none" w:sz="0" w:space="0" w:color="auto"/>
                                <w:right w:val="none" w:sz="0" w:space="0" w:color="auto"/>
                              </w:divBdr>
                            </w:div>
                          </w:divsChild>
                        </w:div>
                        <w:div w:id="612202586">
                          <w:marLeft w:val="0"/>
                          <w:marRight w:val="0"/>
                          <w:marTop w:val="0"/>
                          <w:marBottom w:val="0"/>
                          <w:divBdr>
                            <w:top w:val="none" w:sz="0" w:space="0" w:color="auto"/>
                            <w:left w:val="none" w:sz="0" w:space="0" w:color="auto"/>
                            <w:bottom w:val="none" w:sz="0" w:space="0" w:color="auto"/>
                            <w:right w:val="none" w:sz="0" w:space="0" w:color="auto"/>
                          </w:divBdr>
                          <w:divsChild>
                            <w:div w:id="812261749">
                              <w:marLeft w:val="0"/>
                              <w:marRight w:val="0"/>
                              <w:marTop w:val="0"/>
                              <w:marBottom w:val="0"/>
                              <w:divBdr>
                                <w:top w:val="none" w:sz="0" w:space="0" w:color="auto"/>
                                <w:left w:val="none" w:sz="0" w:space="0" w:color="auto"/>
                                <w:bottom w:val="none" w:sz="0" w:space="0" w:color="auto"/>
                                <w:right w:val="none" w:sz="0" w:space="0" w:color="auto"/>
                              </w:divBdr>
                            </w:div>
                          </w:divsChild>
                        </w:div>
                        <w:div w:id="1169951924">
                          <w:marLeft w:val="0"/>
                          <w:marRight w:val="0"/>
                          <w:marTop w:val="0"/>
                          <w:marBottom w:val="0"/>
                          <w:divBdr>
                            <w:top w:val="none" w:sz="0" w:space="0" w:color="auto"/>
                            <w:left w:val="none" w:sz="0" w:space="0" w:color="auto"/>
                            <w:bottom w:val="none" w:sz="0" w:space="0" w:color="auto"/>
                            <w:right w:val="none" w:sz="0" w:space="0" w:color="auto"/>
                          </w:divBdr>
                          <w:divsChild>
                            <w:div w:id="823936717">
                              <w:marLeft w:val="0"/>
                              <w:marRight w:val="0"/>
                              <w:marTop w:val="0"/>
                              <w:marBottom w:val="0"/>
                              <w:divBdr>
                                <w:top w:val="none" w:sz="0" w:space="0" w:color="auto"/>
                                <w:left w:val="none" w:sz="0" w:space="0" w:color="auto"/>
                                <w:bottom w:val="none" w:sz="0" w:space="0" w:color="auto"/>
                                <w:right w:val="none" w:sz="0" w:space="0" w:color="auto"/>
                              </w:divBdr>
                            </w:div>
                          </w:divsChild>
                        </w:div>
                        <w:div w:id="1898131113">
                          <w:marLeft w:val="0"/>
                          <w:marRight w:val="0"/>
                          <w:marTop w:val="0"/>
                          <w:marBottom w:val="0"/>
                          <w:divBdr>
                            <w:top w:val="none" w:sz="0" w:space="0" w:color="auto"/>
                            <w:left w:val="none" w:sz="0" w:space="0" w:color="auto"/>
                            <w:bottom w:val="none" w:sz="0" w:space="0" w:color="auto"/>
                            <w:right w:val="none" w:sz="0" w:space="0" w:color="auto"/>
                          </w:divBdr>
                          <w:divsChild>
                            <w:div w:id="1409842468">
                              <w:marLeft w:val="0"/>
                              <w:marRight w:val="0"/>
                              <w:marTop w:val="0"/>
                              <w:marBottom w:val="0"/>
                              <w:divBdr>
                                <w:top w:val="none" w:sz="0" w:space="0" w:color="auto"/>
                                <w:left w:val="none" w:sz="0" w:space="0" w:color="auto"/>
                                <w:bottom w:val="none" w:sz="0" w:space="0" w:color="auto"/>
                                <w:right w:val="none" w:sz="0" w:space="0" w:color="auto"/>
                              </w:divBdr>
                            </w:div>
                          </w:divsChild>
                        </w:div>
                        <w:div w:id="2017658007">
                          <w:marLeft w:val="0"/>
                          <w:marRight w:val="0"/>
                          <w:marTop w:val="0"/>
                          <w:marBottom w:val="0"/>
                          <w:divBdr>
                            <w:top w:val="none" w:sz="0" w:space="0" w:color="auto"/>
                            <w:left w:val="none" w:sz="0" w:space="0" w:color="auto"/>
                            <w:bottom w:val="none" w:sz="0" w:space="0" w:color="auto"/>
                            <w:right w:val="none" w:sz="0" w:space="0" w:color="auto"/>
                          </w:divBdr>
                          <w:divsChild>
                            <w:div w:id="748775795">
                              <w:marLeft w:val="0"/>
                              <w:marRight w:val="0"/>
                              <w:marTop w:val="0"/>
                              <w:marBottom w:val="0"/>
                              <w:divBdr>
                                <w:top w:val="none" w:sz="0" w:space="0" w:color="auto"/>
                                <w:left w:val="none" w:sz="0" w:space="0" w:color="auto"/>
                                <w:bottom w:val="none" w:sz="0" w:space="0" w:color="auto"/>
                                <w:right w:val="none" w:sz="0" w:space="0" w:color="auto"/>
                              </w:divBdr>
                            </w:div>
                          </w:divsChild>
                        </w:div>
                        <w:div w:id="1759714160">
                          <w:marLeft w:val="0"/>
                          <w:marRight w:val="0"/>
                          <w:marTop w:val="0"/>
                          <w:marBottom w:val="0"/>
                          <w:divBdr>
                            <w:top w:val="none" w:sz="0" w:space="0" w:color="auto"/>
                            <w:left w:val="none" w:sz="0" w:space="0" w:color="auto"/>
                            <w:bottom w:val="none" w:sz="0" w:space="0" w:color="auto"/>
                            <w:right w:val="none" w:sz="0" w:space="0" w:color="auto"/>
                          </w:divBdr>
                          <w:divsChild>
                            <w:div w:id="243611365">
                              <w:marLeft w:val="0"/>
                              <w:marRight w:val="0"/>
                              <w:marTop w:val="0"/>
                              <w:marBottom w:val="0"/>
                              <w:divBdr>
                                <w:top w:val="none" w:sz="0" w:space="0" w:color="auto"/>
                                <w:left w:val="none" w:sz="0" w:space="0" w:color="auto"/>
                                <w:bottom w:val="none" w:sz="0" w:space="0" w:color="auto"/>
                                <w:right w:val="none" w:sz="0" w:space="0" w:color="auto"/>
                              </w:divBdr>
                              <w:divsChild>
                                <w:div w:id="477649770">
                                  <w:marLeft w:val="0"/>
                                  <w:marRight w:val="0"/>
                                  <w:marTop w:val="0"/>
                                  <w:marBottom w:val="0"/>
                                  <w:divBdr>
                                    <w:top w:val="none" w:sz="0" w:space="0" w:color="auto"/>
                                    <w:left w:val="none" w:sz="0" w:space="0" w:color="auto"/>
                                    <w:bottom w:val="none" w:sz="0" w:space="0" w:color="auto"/>
                                    <w:right w:val="none" w:sz="0" w:space="0" w:color="auto"/>
                                  </w:divBdr>
                                </w:div>
                              </w:divsChild>
                            </w:div>
                            <w:div w:id="1680617884">
                              <w:marLeft w:val="0"/>
                              <w:marRight w:val="0"/>
                              <w:marTop w:val="0"/>
                              <w:marBottom w:val="0"/>
                              <w:divBdr>
                                <w:top w:val="none" w:sz="0" w:space="0" w:color="auto"/>
                                <w:left w:val="none" w:sz="0" w:space="0" w:color="auto"/>
                                <w:bottom w:val="none" w:sz="0" w:space="0" w:color="auto"/>
                                <w:right w:val="none" w:sz="0" w:space="0" w:color="auto"/>
                              </w:divBdr>
                              <w:divsChild>
                                <w:div w:id="78333182">
                                  <w:marLeft w:val="0"/>
                                  <w:marRight w:val="0"/>
                                  <w:marTop w:val="0"/>
                                  <w:marBottom w:val="0"/>
                                  <w:divBdr>
                                    <w:top w:val="none" w:sz="0" w:space="0" w:color="auto"/>
                                    <w:left w:val="none" w:sz="0" w:space="0" w:color="auto"/>
                                    <w:bottom w:val="none" w:sz="0" w:space="0" w:color="auto"/>
                                    <w:right w:val="none" w:sz="0" w:space="0" w:color="auto"/>
                                  </w:divBdr>
                                </w:div>
                              </w:divsChild>
                            </w:div>
                            <w:div w:id="2007517774">
                              <w:marLeft w:val="0"/>
                              <w:marRight w:val="0"/>
                              <w:marTop w:val="0"/>
                              <w:marBottom w:val="0"/>
                              <w:divBdr>
                                <w:top w:val="none" w:sz="0" w:space="0" w:color="auto"/>
                                <w:left w:val="none" w:sz="0" w:space="0" w:color="auto"/>
                                <w:bottom w:val="none" w:sz="0" w:space="0" w:color="auto"/>
                                <w:right w:val="none" w:sz="0" w:space="0" w:color="auto"/>
                              </w:divBdr>
                              <w:divsChild>
                                <w:div w:id="1211841667">
                                  <w:marLeft w:val="0"/>
                                  <w:marRight w:val="0"/>
                                  <w:marTop w:val="0"/>
                                  <w:marBottom w:val="0"/>
                                  <w:divBdr>
                                    <w:top w:val="none" w:sz="0" w:space="0" w:color="auto"/>
                                    <w:left w:val="none" w:sz="0" w:space="0" w:color="auto"/>
                                    <w:bottom w:val="none" w:sz="0" w:space="0" w:color="auto"/>
                                    <w:right w:val="none" w:sz="0" w:space="0" w:color="auto"/>
                                  </w:divBdr>
                                </w:div>
                              </w:divsChild>
                            </w:div>
                            <w:div w:id="807042957">
                              <w:marLeft w:val="0"/>
                              <w:marRight w:val="0"/>
                              <w:marTop w:val="0"/>
                              <w:marBottom w:val="0"/>
                              <w:divBdr>
                                <w:top w:val="none" w:sz="0" w:space="0" w:color="auto"/>
                                <w:left w:val="none" w:sz="0" w:space="0" w:color="auto"/>
                                <w:bottom w:val="none" w:sz="0" w:space="0" w:color="auto"/>
                                <w:right w:val="none" w:sz="0" w:space="0" w:color="auto"/>
                              </w:divBdr>
                              <w:divsChild>
                                <w:div w:id="623780360">
                                  <w:marLeft w:val="0"/>
                                  <w:marRight w:val="0"/>
                                  <w:marTop w:val="0"/>
                                  <w:marBottom w:val="0"/>
                                  <w:divBdr>
                                    <w:top w:val="none" w:sz="0" w:space="0" w:color="auto"/>
                                    <w:left w:val="none" w:sz="0" w:space="0" w:color="auto"/>
                                    <w:bottom w:val="none" w:sz="0" w:space="0" w:color="auto"/>
                                    <w:right w:val="none" w:sz="0" w:space="0" w:color="auto"/>
                                  </w:divBdr>
                                </w:div>
                              </w:divsChild>
                            </w:div>
                            <w:div w:id="859006505">
                              <w:marLeft w:val="0"/>
                              <w:marRight w:val="0"/>
                              <w:marTop w:val="0"/>
                              <w:marBottom w:val="0"/>
                              <w:divBdr>
                                <w:top w:val="none" w:sz="0" w:space="0" w:color="auto"/>
                                <w:left w:val="none" w:sz="0" w:space="0" w:color="auto"/>
                                <w:bottom w:val="none" w:sz="0" w:space="0" w:color="auto"/>
                                <w:right w:val="none" w:sz="0" w:space="0" w:color="auto"/>
                              </w:divBdr>
                              <w:divsChild>
                                <w:div w:id="19106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9573">
                          <w:marLeft w:val="0"/>
                          <w:marRight w:val="0"/>
                          <w:marTop w:val="0"/>
                          <w:marBottom w:val="0"/>
                          <w:divBdr>
                            <w:top w:val="none" w:sz="0" w:space="0" w:color="auto"/>
                            <w:left w:val="none" w:sz="0" w:space="0" w:color="auto"/>
                            <w:bottom w:val="none" w:sz="0" w:space="0" w:color="auto"/>
                            <w:right w:val="none" w:sz="0" w:space="0" w:color="auto"/>
                          </w:divBdr>
                          <w:divsChild>
                            <w:div w:id="7463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0217">
                      <w:marLeft w:val="0"/>
                      <w:marRight w:val="0"/>
                      <w:marTop w:val="0"/>
                      <w:marBottom w:val="0"/>
                      <w:divBdr>
                        <w:top w:val="none" w:sz="0" w:space="0" w:color="auto"/>
                        <w:left w:val="none" w:sz="0" w:space="0" w:color="auto"/>
                        <w:bottom w:val="none" w:sz="0" w:space="0" w:color="auto"/>
                        <w:right w:val="none" w:sz="0" w:space="0" w:color="auto"/>
                      </w:divBdr>
                    </w:div>
                    <w:div w:id="1729723405">
                      <w:marLeft w:val="0"/>
                      <w:marRight w:val="150"/>
                      <w:marTop w:val="0"/>
                      <w:marBottom w:val="75"/>
                      <w:divBdr>
                        <w:top w:val="none" w:sz="0" w:space="0" w:color="auto"/>
                        <w:left w:val="none" w:sz="0" w:space="0" w:color="auto"/>
                        <w:bottom w:val="none" w:sz="0" w:space="0" w:color="auto"/>
                        <w:right w:val="none" w:sz="0" w:space="0" w:color="auto"/>
                      </w:divBdr>
                    </w:div>
                    <w:div w:id="633096423">
                      <w:marLeft w:val="0"/>
                      <w:marRight w:val="0"/>
                      <w:marTop w:val="0"/>
                      <w:marBottom w:val="0"/>
                      <w:divBdr>
                        <w:top w:val="none" w:sz="0" w:space="0" w:color="auto"/>
                        <w:left w:val="none" w:sz="0" w:space="0" w:color="auto"/>
                        <w:bottom w:val="none" w:sz="0" w:space="0" w:color="auto"/>
                        <w:right w:val="none" w:sz="0" w:space="0" w:color="auto"/>
                      </w:divBdr>
                    </w:div>
                    <w:div w:id="1704478837">
                      <w:marLeft w:val="0"/>
                      <w:marRight w:val="0"/>
                      <w:marTop w:val="0"/>
                      <w:marBottom w:val="0"/>
                      <w:divBdr>
                        <w:top w:val="none" w:sz="0" w:space="0" w:color="auto"/>
                        <w:left w:val="none" w:sz="0" w:space="0" w:color="auto"/>
                        <w:bottom w:val="none" w:sz="0" w:space="0" w:color="auto"/>
                        <w:right w:val="none" w:sz="0" w:space="0" w:color="auto"/>
                      </w:divBdr>
                    </w:div>
                    <w:div w:id="1507593375">
                      <w:marLeft w:val="0"/>
                      <w:marRight w:val="0"/>
                      <w:marTop w:val="0"/>
                      <w:marBottom w:val="0"/>
                      <w:divBdr>
                        <w:top w:val="none" w:sz="0" w:space="0" w:color="auto"/>
                        <w:left w:val="none" w:sz="0" w:space="0" w:color="auto"/>
                        <w:bottom w:val="none" w:sz="0" w:space="0" w:color="auto"/>
                        <w:right w:val="none" w:sz="0" w:space="0" w:color="auto"/>
                      </w:divBdr>
                      <w:divsChild>
                        <w:div w:id="1278174691">
                          <w:marLeft w:val="0"/>
                          <w:marRight w:val="0"/>
                          <w:marTop w:val="0"/>
                          <w:marBottom w:val="0"/>
                          <w:divBdr>
                            <w:top w:val="none" w:sz="0" w:space="0" w:color="auto"/>
                            <w:left w:val="none" w:sz="0" w:space="0" w:color="auto"/>
                            <w:bottom w:val="none" w:sz="0" w:space="0" w:color="auto"/>
                            <w:right w:val="none" w:sz="0" w:space="0" w:color="auto"/>
                          </w:divBdr>
                        </w:div>
                      </w:divsChild>
                    </w:div>
                    <w:div w:id="777793965">
                      <w:marLeft w:val="0"/>
                      <w:marRight w:val="150"/>
                      <w:marTop w:val="0"/>
                      <w:marBottom w:val="75"/>
                      <w:divBdr>
                        <w:top w:val="none" w:sz="0" w:space="0" w:color="auto"/>
                        <w:left w:val="none" w:sz="0" w:space="0" w:color="auto"/>
                        <w:bottom w:val="none" w:sz="0" w:space="0" w:color="auto"/>
                        <w:right w:val="none" w:sz="0" w:space="0" w:color="auto"/>
                      </w:divBdr>
                    </w:div>
                    <w:div w:id="1645547201">
                      <w:marLeft w:val="0"/>
                      <w:marRight w:val="0"/>
                      <w:marTop w:val="0"/>
                      <w:marBottom w:val="0"/>
                      <w:divBdr>
                        <w:top w:val="none" w:sz="0" w:space="0" w:color="auto"/>
                        <w:left w:val="none" w:sz="0" w:space="0" w:color="auto"/>
                        <w:bottom w:val="none" w:sz="0" w:space="0" w:color="auto"/>
                        <w:right w:val="none" w:sz="0" w:space="0" w:color="auto"/>
                      </w:divBdr>
                    </w:div>
                    <w:div w:id="1511681689">
                      <w:marLeft w:val="0"/>
                      <w:marRight w:val="0"/>
                      <w:marTop w:val="0"/>
                      <w:marBottom w:val="0"/>
                      <w:divBdr>
                        <w:top w:val="none" w:sz="0" w:space="0" w:color="auto"/>
                        <w:left w:val="none" w:sz="0" w:space="0" w:color="auto"/>
                        <w:bottom w:val="none" w:sz="0" w:space="0" w:color="auto"/>
                        <w:right w:val="none" w:sz="0" w:space="0" w:color="auto"/>
                      </w:divBdr>
                      <w:divsChild>
                        <w:div w:id="110133082">
                          <w:marLeft w:val="0"/>
                          <w:marRight w:val="0"/>
                          <w:marTop w:val="0"/>
                          <w:marBottom w:val="0"/>
                          <w:divBdr>
                            <w:top w:val="none" w:sz="0" w:space="0" w:color="auto"/>
                            <w:left w:val="none" w:sz="0" w:space="0" w:color="auto"/>
                            <w:bottom w:val="none" w:sz="0" w:space="0" w:color="auto"/>
                            <w:right w:val="none" w:sz="0" w:space="0" w:color="auto"/>
                          </w:divBdr>
                        </w:div>
                      </w:divsChild>
                    </w:div>
                    <w:div w:id="118299512">
                      <w:marLeft w:val="0"/>
                      <w:marRight w:val="150"/>
                      <w:marTop w:val="0"/>
                      <w:marBottom w:val="75"/>
                      <w:divBdr>
                        <w:top w:val="none" w:sz="0" w:space="0" w:color="auto"/>
                        <w:left w:val="none" w:sz="0" w:space="0" w:color="auto"/>
                        <w:bottom w:val="none" w:sz="0" w:space="0" w:color="auto"/>
                        <w:right w:val="none" w:sz="0" w:space="0" w:color="auto"/>
                      </w:divBdr>
                    </w:div>
                    <w:div w:id="14461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1788">
          <w:marLeft w:val="0"/>
          <w:marRight w:val="0"/>
          <w:marTop w:val="0"/>
          <w:marBottom w:val="0"/>
          <w:divBdr>
            <w:top w:val="none" w:sz="0" w:space="0" w:color="auto"/>
            <w:left w:val="none" w:sz="0" w:space="0" w:color="auto"/>
            <w:bottom w:val="none" w:sz="0" w:space="0" w:color="auto"/>
            <w:right w:val="none" w:sz="0" w:space="0" w:color="auto"/>
          </w:divBdr>
          <w:divsChild>
            <w:div w:id="360205014">
              <w:marLeft w:val="0"/>
              <w:marRight w:val="0"/>
              <w:marTop w:val="0"/>
              <w:marBottom w:val="0"/>
              <w:divBdr>
                <w:top w:val="none" w:sz="0" w:space="0" w:color="auto"/>
                <w:left w:val="none" w:sz="0" w:space="0" w:color="auto"/>
                <w:bottom w:val="none" w:sz="0" w:space="0" w:color="auto"/>
                <w:right w:val="none" w:sz="0" w:space="0" w:color="auto"/>
              </w:divBdr>
              <w:divsChild>
                <w:div w:id="1395933833">
                  <w:marLeft w:val="0"/>
                  <w:marRight w:val="0"/>
                  <w:marTop w:val="0"/>
                  <w:marBottom w:val="0"/>
                  <w:divBdr>
                    <w:top w:val="none" w:sz="0" w:space="0" w:color="auto"/>
                    <w:left w:val="none" w:sz="0" w:space="0" w:color="auto"/>
                    <w:bottom w:val="none" w:sz="0" w:space="0" w:color="auto"/>
                    <w:right w:val="none" w:sz="0" w:space="0" w:color="auto"/>
                  </w:divBdr>
                </w:div>
                <w:div w:id="2034719737">
                  <w:marLeft w:val="0"/>
                  <w:marRight w:val="0"/>
                  <w:marTop w:val="0"/>
                  <w:marBottom w:val="0"/>
                  <w:divBdr>
                    <w:top w:val="none" w:sz="0" w:space="0" w:color="auto"/>
                    <w:left w:val="none" w:sz="0" w:space="0" w:color="auto"/>
                    <w:bottom w:val="none" w:sz="0" w:space="0" w:color="auto"/>
                    <w:right w:val="none" w:sz="0" w:space="0" w:color="auto"/>
                  </w:divBdr>
                  <w:divsChild>
                    <w:div w:id="798036851">
                      <w:marLeft w:val="600"/>
                      <w:marRight w:val="0"/>
                      <w:marTop w:val="0"/>
                      <w:marBottom w:val="0"/>
                      <w:divBdr>
                        <w:top w:val="none" w:sz="0" w:space="0" w:color="auto"/>
                        <w:left w:val="none" w:sz="0" w:space="0" w:color="auto"/>
                        <w:bottom w:val="none" w:sz="0" w:space="0" w:color="auto"/>
                        <w:right w:val="none" w:sz="0" w:space="0" w:color="auto"/>
                      </w:divBdr>
                    </w:div>
                    <w:div w:id="563831434">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54533">
      <w:bodyDiv w:val="1"/>
      <w:marLeft w:val="0"/>
      <w:marRight w:val="0"/>
      <w:marTop w:val="0"/>
      <w:marBottom w:val="0"/>
      <w:divBdr>
        <w:top w:val="none" w:sz="0" w:space="0" w:color="auto"/>
        <w:left w:val="none" w:sz="0" w:space="0" w:color="auto"/>
        <w:bottom w:val="none" w:sz="0" w:space="0" w:color="auto"/>
        <w:right w:val="none" w:sz="0" w:space="0" w:color="auto"/>
      </w:divBdr>
      <w:divsChild>
        <w:div w:id="860241151">
          <w:marLeft w:val="0"/>
          <w:marRight w:val="0"/>
          <w:marTop w:val="0"/>
          <w:marBottom w:val="0"/>
          <w:divBdr>
            <w:top w:val="none" w:sz="0" w:space="0" w:color="auto"/>
            <w:left w:val="single" w:sz="48" w:space="0" w:color="BAB073"/>
            <w:bottom w:val="single" w:sz="48" w:space="0" w:color="BAB073"/>
            <w:right w:val="single" w:sz="48" w:space="0" w:color="BAB073"/>
          </w:divBdr>
          <w:divsChild>
            <w:div w:id="1274629433">
              <w:marLeft w:val="0"/>
              <w:marRight w:val="0"/>
              <w:marTop w:val="0"/>
              <w:marBottom w:val="0"/>
              <w:divBdr>
                <w:top w:val="none" w:sz="0" w:space="0" w:color="auto"/>
                <w:left w:val="none" w:sz="0" w:space="0" w:color="auto"/>
                <w:bottom w:val="none" w:sz="0" w:space="0" w:color="auto"/>
                <w:right w:val="none" w:sz="0" w:space="0" w:color="auto"/>
              </w:divBdr>
              <w:divsChild>
                <w:div w:id="1027636402">
                  <w:marLeft w:val="0"/>
                  <w:marRight w:val="0"/>
                  <w:marTop w:val="0"/>
                  <w:marBottom w:val="0"/>
                  <w:divBdr>
                    <w:top w:val="none" w:sz="0" w:space="0" w:color="auto"/>
                    <w:left w:val="none" w:sz="0" w:space="0" w:color="auto"/>
                    <w:bottom w:val="none" w:sz="0" w:space="0" w:color="auto"/>
                    <w:right w:val="none" w:sz="0" w:space="0" w:color="auto"/>
                  </w:divBdr>
                </w:div>
                <w:div w:id="1920796224">
                  <w:marLeft w:val="0"/>
                  <w:marRight w:val="0"/>
                  <w:marTop w:val="0"/>
                  <w:marBottom w:val="0"/>
                  <w:divBdr>
                    <w:top w:val="none" w:sz="0" w:space="0" w:color="auto"/>
                    <w:left w:val="none" w:sz="0" w:space="0" w:color="auto"/>
                    <w:bottom w:val="none" w:sz="0" w:space="0" w:color="auto"/>
                    <w:right w:val="none" w:sz="0" w:space="0" w:color="auto"/>
                  </w:divBdr>
                </w:div>
                <w:div w:id="672029332">
                  <w:marLeft w:val="0"/>
                  <w:marRight w:val="0"/>
                  <w:marTop w:val="150"/>
                  <w:marBottom w:val="150"/>
                  <w:divBdr>
                    <w:top w:val="none" w:sz="0" w:space="0" w:color="auto"/>
                    <w:left w:val="none" w:sz="0" w:space="0" w:color="auto"/>
                    <w:bottom w:val="none" w:sz="0" w:space="0" w:color="auto"/>
                    <w:right w:val="none" w:sz="0" w:space="0" w:color="auto"/>
                  </w:divBdr>
                  <w:divsChild>
                    <w:div w:id="1185899650">
                      <w:marLeft w:val="0"/>
                      <w:marRight w:val="0"/>
                      <w:marTop w:val="0"/>
                      <w:marBottom w:val="0"/>
                      <w:divBdr>
                        <w:top w:val="none" w:sz="0" w:space="0" w:color="auto"/>
                        <w:left w:val="none" w:sz="0" w:space="0" w:color="auto"/>
                        <w:bottom w:val="none" w:sz="0" w:space="0" w:color="auto"/>
                        <w:right w:val="none" w:sz="0" w:space="0" w:color="auto"/>
                      </w:divBdr>
                    </w:div>
                    <w:div w:id="2050493042">
                      <w:marLeft w:val="0"/>
                      <w:marRight w:val="0"/>
                      <w:marTop w:val="75"/>
                      <w:marBottom w:val="0"/>
                      <w:divBdr>
                        <w:top w:val="none" w:sz="0" w:space="0" w:color="auto"/>
                        <w:left w:val="none" w:sz="0" w:space="0" w:color="auto"/>
                        <w:bottom w:val="none" w:sz="0" w:space="0" w:color="auto"/>
                        <w:right w:val="none" w:sz="0" w:space="0" w:color="auto"/>
                      </w:divBdr>
                    </w:div>
                    <w:div w:id="906770790">
                      <w:marLeft w:val="0"/>
                      <w:marRight w:val="0"/>
                      <w:marTop w:val="75"/>
                      <w:marBottom w:val="0"/>
                      <w:divBdr>
                        <w:top w:val="none" w:sz="0" w:space="0" w:color="auto"/>
                        <w:left w:val="none" w:sz="0" w:space="0" w:color="auto"/>
                        <w:bottom w:val="none" w:sz="0" w:space="0" w:color="auto"/>
                        <w:right w:val="none" w:sz="0" w:space="0" w:color="auto"/>
                      </w:divBdr>
                    </w:div>
                  </w:divsChild>
                </w:div>
                <w:div w:id="455179341">
                  <w:marLeft w:val="0"/>
                  <w:marRight w:val="0"/>
                  <w:marTop w:val="0"/>
                  <w:marBottom w:val="0"/>
                  <w:divBdr>
                    <w:top w:val="none" w:sz="0" w:space="0" w:color="auto"/>
                    <w:left w:val="none" w:sz="0" w:space="0" w:color="auto"/>
                    <w:bottom w:val="none" w:sz="0" w:space="0" w:color="auto"/>
                    <w:right w:val="none" w:sz="0" w:space="0" w:color="auto"/>
                  </w:divBdr>
                  <w:divsChild>
                    <w:div w:id="816528167">
                      <w:marLeft w:val="0"/>
                      <w:marRight w:val="0"/>
                      <w:marTop w:val="0"/>
                      <w:marBottom w:val="0"/>
                      <w:divBdr>
                        <w:top w:val="none" w:sz="0" w:space="0" w:color="auto"/>
                        <w:left w:val="none" w:sz="0" w:space="0" w:color="auto"/>
                        <w:bottom w:val="none" w:sz="0" w:space="0" w:color="auto"/>
                        <w:right w:val="none" w:sz="0" w:space="0" w:color="auto"/>
                      </w:divBdr>
                      <w:divsChild>
                        <w:div w:id="2130738206">
                          <w:marLeft w:val="0"/>
                          <w:marRight w:val="0"/>
                          <w:marTop w:val="0"/>
                          <w:marBottom w:val="0"/>
                          <w:divBdr>
                            <w:top w:val="none" w:sz="0" w:space="0" w:color="auto"/>
                            <w:left w:val="none" w:sz="0" w:space="0" w:color="auto"/>
                            <w:bottom w:val="none" w:sz="0" w:space="0" w:color="auto"/>
                            <w:right w:val="none" w:sz="0" w:space="0" w:color="auto"/>
                          </w:divBdr>
                        </w:div>
                      </w:divsChild>
                    </w:div>
                    <w:div w:id="2097628195">
                      <w:marLeft w:val="0"/>
                      <w:marRight w:val="0"/>
                      <w:marTop w:val="75"/>
                      <w:marBottom w:val="0"/>
                      <w:divBdr>
                        <w:top w:val="none" w:sz="0" w:space="0" w:color="auto"/>
                        <w:left w:val="none" w:sz="0" w:space="0" w:color="auto"/>
                        <w:bottom w:val="none" w:sz="0" w:space="0" w:color="auto"/>
                        <w:right w:val="none" w:sz="0" w:space="0" w:color="auto"/>
                      </w:divBdr>
                      <w:divsChild>
                        <w:div w:id="1817063949">
                          <w:marLeft w:val="60"/>
                          <w:marRight w:val="0"/>
                          <w:marTop w:val="0"/>
                          <w:marBottom w:val="0"/>
                          <w:divBdr>
                            <w:top w:val="none" w:sz="0" w:space="0" w:color="auto"/>
                            <w:left w:val="none" w:sz="0" w:space="0" w:color="auto"/>
                            <w:bottom w:val="none" w:sz="0" w:space="0" w:color="auto"/>
                            <w:right w:val="none" w:sz="0" w:space="0" w:color="auto"/>
                          </w:divBdr>
                        </w:div>
                        <w:div w:id="936641820">
                          <w:marLeft w:val="0"/>
                          <w:marRight w:val="150"/>
                          <w:marTop w:val="60"/>
                          <w:marBottom w:val="0"/>
                          <w:divBdr>
                            <w:top w:val="none" w:sz="0" w:space="0" w:color="auto"/>
                            <w:left w:val="none" w:sz="0" w:space="0" w:color="auto"/>
                            <w:bottom w:val="none" w:sz="0" w:space="0" w:color="auto"/>
                            <w:right w:val="none" w:sz="0" w:space="0" w:color="auto"/>
                          </w:divBdr>
                          <w:divsChild>
                            <w:div w:id="806043651">
                              <w:marLeft w:val="0"/>
                              <w:marRight w:val="0"/>
                              <w:marTop w:val="0"/>
                              <w:marBottom w:val="0"/>
                              <w:divBdr>
                                <w:top w:val="none" w:sz="0" w:space="0" w:color="auto"/>
                                <w:left w:val="none" w:sz="0" w:space="0" w:color="auto"/>
                                <w:bottom w:val="none" w:sz="0" w:space="0" w:color="auto"/>
                                <w:right w:val="none" w:sz="0" w:space="0" w:color="auto"/>
                              </w:divBdr>
                            </w:div>
                            <w:div w:id="1268660691">
                              <w:marLeft w:val="0"/>
                              <w:marRight w:val="0"/>
                              <w:marTop w:val="0"/>
                              <w:marBottom w:val="0"/>
                              <w:divBdr>
                                <w:top w:val="none" w:sz="0" w:space="0" w:color="auto"/>
                                <w:left w:val="none" w:sz="0" w:space="0" w:color="auto"/>
                                <w:bottom w:val="none" w:sz="0" w:space="0" w:color="auto"/>
                                <w:right w:val="none" w:sz="0" w:space="0" w:color="auto"/>
                              </w:divBdr>
                            </w:div>
                            <w:div w:id="20756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29689">
                      <w:marLeft w:val="0"/>
                      <w:marRight w:val="0"/>
                      <w:marTop w:val="0"/>
                      <w:marBottom w:val="0"/>
                      <w:divBdr>
                        <w:top w:val="none" w:sz="0" w:space="0" w:color="auto"/>
                        <w:left w:val="none" w:sz="0" w:space="0" w:color="auto"/>
                        <w:bottom w:val="none" w:sz="0" w:space="0" w:color="auto"/>
                        <w:right w:val="none" w:sz="0" w:space="0" w:color="auto"/>
                      </w:divBdr>
                      <w:divsChild>
                        <w:div w:id="264464646">
                          <w:marLeft w:val="0"/>
                          <w:marRight w:val="0"/>
                          <w:marTop w:val="0"/>
                          <w:marBottom w:val="0"/>
                          <w:divBdr>
                            <w:top w:val="none" w:sz="0" w:space="0" w:color="auto"/>
                            <w:left w:val="none" w:sz="0" w:space="0" w:color="auto"/>
                            <w:bottom w:val="none" w:sz="0" w:space="0" w:color="auto"/>
                            <w:right w:val="none" w:sz="0" w:space="0" w:color="auto"/>
                          </w:divBdr>
                        </w:div>
                      </w:divsChild>
                    </w:div>
                    <w:div w:id="2037194639">
                      <w:marLeft w:val="0"/>
                      <w:marRight w:val="0"/>
                      <w:marTop w:val="0"/>
                      <w:marBottom w:val="0"/>
                      <w:divBdr>
                        <w:top w:val="none" w:sz="0" w:space="0" w:color="auto"/>
                        <w:left w:val="none" w:sz="0" w:space="0" w:color="auto"/>
                        <w:bottom w:val="none" w:sz="0" w:space="0" w:color="auto"/>
                        <w:right w:val="none" w:sz="0" w:space="0" w:color="auto"/>
                      </w:divBdr>
                      <w:divsChild>
                        <w:div w:id="1348018205">
                          <w:marLeft w:val="0"/>
                          <w:marRight w:val="0"/>
                          <w:marTop w:val="0"/>
                          <w:marBottom w:val="0"/>
                          <w:divBdr>
                            <w:top w:val="none" w:sz="0" w:space="0" w:color="auto"/>
                            <w:left w:val="none" w:sz="0" w:space="0" w:color="auto"/>
                            <w:bottom w:val="none" w:sz="0" w:space="0" w:color="auto"/>
                            <w:right w:val="none" w:sz="0" w:space="0" w:color="auto"/>
                          </w:divBdr>
                        </w:div>
                      </w:divsChild>
                    </w:div>
                    <w:div w:id="791170892">
                      <w:marLeft w:val="0"/>
                      <w:marRight w:val="0"/>
                      <w:marTop w:val="0"/>
                      <w:marBottom w:val="0"/>
                      <w:divBdr>
                        <w:top w:val="none" w:sz="0" w:space="0" w:color="auto"/>
                        <w:left w:val="none" w:sz="0" w:space="0" w:color="auto"/>
                        <w:bottom w:val="none" w:sz="0" w:space="0" w:color="auto"/>
                        <w:right w:val="none" w:sz="0" w:space="0" w:color="auto"/>
                      </w:divBdr>
                    </w:div>
                    <w:div w:id="745880391">
                      <w:marLeft w:val="0"/>
                      <w:marRight w:val="0"/>
                      <w:marTop w:val="0"/>
                      <w:marBottom w:val="0"/>
                      <w:divBdr>
                        <w:top w:val="none" w:sz="0" w:space="0" w:color="auto"/>
                        <w:left w:val="none" w:sz="0" w:space="0" w:color="auto"/>
                        <w:bottom w:val="none" w:sz="0" w:space="0" w:color="auto"/>
                        <w:right w:val="none" w:sz="0" w:space="0" w:color="auto"/>
                      </w:divBdr>
                      <w:divsChild>
                        <w:div w:id="704715982">
                          <w:marLeft w:val="0"/>
                          <w:marRight w:val="0"/>
                          <w:marTop w:val="0"/>
                          <w:marBottom w:val="0"/>
                          <w:divBdr>
                            <w:top w:val="none" w:sz="0" w:space="0" w:color="auto"/>
                            <w:left w:val="none" w:sz="0" w:space="0" w:color="auto"/>
                            <w:bottom w:val="none" w:sz="0" w:space="0" w:color="auto"/>
                            <w:right w:val="none" w:sz="0" w:space="0" w:color="auto"/>
                          </w:divBdr>
                        </w:div>
                      </w:divsChild>
                    </w:div>
                    <w:div w:id="1650356012">
                      <w:marLeft w:val="0"/>
                      <w:marRight w:val="0"/>
                      <w:marTop w:val="0"/>
                      <w:marBottom w:val="0"/>
                      <w:divBdr>
                        <w:top w:val="none" w:sz="0" w:space="0" w:color="auto"/>
                        <w:left w:val="none" w:sz="0" w:space="0" w:color="auto"/>
                        <w:bottom w:val="none" w:sz="0" w:space="0" w:color="auto"/>
                        <w:right w:val="none" w:sz="0" w:space="0" w:color="auto"/>
                      </w:divBdr>
                      <w:divsChild>
                        <w:div w:id="602764455">
                          <w:marLeft w:val="0"/>
                          <w:marRight w:val="0"/>
                          <w:marTop w:val="0"/>
                          <w:marBottom w:val="0"/>
                          <w:divBdr>
                            <w:top w:val="none" w:sz="0" w:space="0" w:color="auto"/>
                            <w:left w:val="none" w:sz="0" w:space="0" w:color="auto"/>
                            <w:bottom w:val="none" w:sz="0" w:space="0" w:color="auto"/>
                            <w:right w:val="none" w:sz="0" w:space="0" w:color="auto"/>
                          </w:divBdr>
                        </w:div>
                        <w:div w:id="1679691139">
                          <w:marLeft w:val="0"/>
                          <w:marRight w:val="0"/>
                          <w:marTop w:val="150"/>
                          <w:marBottom w:val="0"/>
                          <w:divBdr>
                            <w:top w:val="none" w:sz="0" w:space="0" w:color="auto"/>
                            <w:left w:val="none" w:sz="0" w:space="0" w:color="auto"/>
                            <w:bottom w:val="none" w:sz="0" w:space="0" w:color="auto"/>
                            <w:right w:val="none" w:sz="0" w:space="0" w:color="auto"/>
                          </w:divBdr>
                        </w:div>
                      </w:divsChild>
                    </w:div>
                    <w:div w:id="843860161">
                      <w:marLeft w:val="750"/>
                      <w:marRight w:val="0"/>
                      <w:marTop w:val="0"/>
                      <w:marBottom w:val="0"/>
                      <w:divBdr>
                        <w:top w:val="none" w:sz="0" w:space="0" w:color="auto"/>
                        <w:left w:val="none" w:sz="0" w:space="0" w:color="auto"/>
                        <w:bottom w:val="none" w:sz="0" w:space="0" w:color="auto"/>
                        <w:right w:val="none" w:sz="0" w:space="0" w:color="auto"/>
                      </w:divBdr>
                      <w:divsChild>
                        <w:div w:id="1365251017">
                          <w:marLeft w:val="0"/>
                          <w:marRight w:val="0"/>
                          <w:marTop w:val="0"/>
                          <w:marBottom w:val="0"/>
                          <w:divBdr>
                            <w:top w:val="none" w:sz="0" w:space="0" w:color="auto"/>
                            <w:left w:val="none" w:sz="0" w:space="0" w:color="auto"/>
                            <w:bottom w:val="none" w:sz="0" w:space="0" w:color="auto"/>
                            <w:right w:val="none" w:sz="0" w:space="0" w:color="auto"/>
                          </w:divBdr>
                          <w:divsChild>
                            <w:div w:id="217252442">
                              <w:marLeft w:val="0"/>
                              <w:marRight w:val="0"/>
                              <w:marTop w:val="0"/>
                              <w:marBottom w:val="0"/>
                              <w:divBdr>
                                <w:top w:val="none" w:sz="0" w:space="0" w:color="auto"/>
                                <w:left w:val="none" w:sz="0" w:space="0" w:color="auto"/>
                                <w:bottom w:val="none" w:sz="0" w:space="0" w:color="auto"/>
                                <w:right w:val="none" w:sz="0" w:space="0" w:color="auto"/>
                              </w:divBdr>
                            </w:div>
                          </w:divsChild>
                        </w:div>
                        <w:div w:id="849099254">
                          <w:marLeft w:val="0"/>
                          <w:marRight w:val="0"/>
                          <w:marTop w:val="0"/>
                          <w:marBottom w:val="0"/>
                          <w:divBdr>
                            <w:top w:val="none" w:sz="0" w:space="0" w:color="auto"/>
                            <w:left w:val="none" w:sz="0" w:space="0" w:color="auto"/>
                            <w:bottom w:val="none" w:sz="0" w:space="0" w:color="auto"/>
                            <w:right w:val="none" w:sz="0" w:space="0" w:color="auto"/>
                          </w:divBdr>
                          <w:divsChild>
                            <w:div w:id="1014376605">
                              <w:marLeft w:val="0"/>
                              <w:marRight w:val="0"/>
                              <w:marTop w:val="0"/>
                              <w:marBottom w:val="0"/>
                              <w:divBdr>
                                <w:top w:val="none" w:sz="0" w:space="0" w:color="auto"/>
                                <w:left w:val="none" w:sz="0" w:space="0" w:color="auto"/>
                                <w:bottom w:val="none" w:sz="0" w:space="0" w:color="auto"/>
                                <w:right w:val="none" w:sz="0" w:space="0" w:color="auto"/>
                              </w:divBdr>
                              <w:divsChild>
                                <w:div w:id="148833856">
                                  <w:marLeft w:val="0"/>
                                  <w:marRight w:val="0"/>
                                  <w:marTop w:val="0"/>
                                  <w:marBottom w:val="0"/>
                                  <w:divBdr>
                                    <w:top w:val="none" w:sz="0" w:space="0" w:color="auto"/>
                                    <w:left w:val="none" w:sz="0" w:space="0" w:color="auto"/>
                                    <w:bottom w:val="none" w:sz="0" w:space="0" w:color="auto"/>
                                    <w:right w:val="none" w:sz="0" w:space="0" w:color="auto"/>
                                  </w:divBdr>
                                </w:div>
                              </w:divsChild>
                            </w:div>
                            <w:div w:id="1338193456">
                              <w:marLeft w:val="0"/>
                              <w:marRight w:val="0"/>
                              <w:marTop w:val="0"/>
                              <w:marBottom w:val="0"/>
                              <w:divBdr>
                                <w:top w:val="none" w:sz="0" w:space="0" w:color="auto"/>
                                <w:left w:val="none" w:sz="0" w:space="0" w:color="auto"/>
                                <w:bottom w:val="none" w:sz="0" w:space="0" w:color="auto"/>
                                <w:right w:val="none" w:sz="0" w:space="0" w:color="auto"/>
                              </w:divBdr>
                              <w:divsChild>
                                <w:div w:id="402804053">
                                  <w:marLeft w:val="0"/>
                                  <w:marRight w:val="0"/>
                                  <w:marTop w:val="0"/>
                                  <w:marBottom w:val="0"/>
                                  <w:divBdr>
                                    <w:top w:val="none" w:sz="0" w:space="0" w:color="auto"/>
                                    <w:left w:val="none" w:sz="0" w:space="0" w:color="auto"/>
                                    <w:bottom w:val="none" w:sz="0" w:space="0" w:color="auto"/>
                                    <w:right w:val="none" w:sz="0" w:space="0" w:color="auto"/>
                                  </w:divBdr>
                                </w:div>
                              </w:divsChild>
                            </w:div>
                            <w:div w:id="1672028820">
                              <w:marLeft w:val="0"/>
                              <w:marRight w:val="0"/>
                              <w:marTop w:val="0"/>
                              <w:marBottom w:val="0"/>
                              <w:divBdr>
                                <w:top w:val="none" w:sz="0" w:space="0" w:color="auto"/>
                                <w:left w:val="none" w:sz="0" w:space="0" w:color="auto"/>
                                <w:bottom w:val="none" w:sz="0" w:space="0" w:color="auto"/>
                                <w:right w:val="none" w:sz="0" w:space="0" w:color="auto"/>
                              </w:divBdr>
                              <w:divsChild>
                                <w:div w:id="1662660567">
                                  <w:marLeft w:val="0"/>
                                  <w:marRight w:val="0"/>
                                  <w:marTop w:val="0"/>
                                  <w:marBottom w:val="0"/>
                                  <w:divBdr>
                                    <w:top w:val="none" w:sz="0" w:space="0" w:color="auto"/>
                                    <w:left w:val="none" w:sz="0" w:space="0" w:color="auto"/>
                                    <w:bottom w:val="none" w:sz="0" w:space="0" w:color="auto"/>
                                    <w:right w:val="none" w:sz="0" w:space="0" w:color="auto"/>
                                  </w:divBdr>
                                </w:div>
                              </w:divsChild>
                            </w:div>
                            <w:div w:id="1997951216">
                              <w:marLeft w:val="0"/>
                              <w:marRight w:val="0"/>
                              <w:marTop w:val="0"/>
                              <w:marBottom w:val="0"/>
                              <w:divBdr>
                                <w:top w:val="none" w:sz="0" w:space="0" w:color="auto"/>
                                <w:left w:val="none" w:sz="0" w:space="0" w:color="auto"/>
                                <w:bottom w:val="none" w:sz="0" w:space="0" w:color="auto"/>
                                <w:right w:val="none" w:sz="0" w:space="0" w:color="auto"/>
                              </w:divBdr>
                              <w:divsChild>
                                <w:div w:id="277420173">
                                  <w:marLeft w:val="0"/>
                                  <w:marRight w:val="0"/>
                                  <w:marTop w:val="0"/>
                                  <w:marBottom w:val="0"/>
                                  <w:divBdr>
                                    <w:top w:val="none" w:sz="0" w:space="0" w:color="auto"/>
                                    <w:left w:val="none" w:sz="0" w:space="0" w:color="auto"/>
                                    <w:bottom w:val="none" w:sz="0" w:space="0" w:color="auto"/>
                                    <w:right w:val="none" w:sz="0" w:space="0" w:color="auto"/>
                                  </w:divBdr>
                                </w:div>
                              </w:divsChild>
                            </w:div>
                            <w:div w:id="1016540548">
                              <w:marLeft w:val="0"/>
                              <w:marRight w:val="0"/>
                              <w:marTop w:val="0"/>
                              <w:marBottom w:val="0"/>
                              <w:divBdr>
                                <w:top w:val="none" w:sz="0" w:space="0" w:color="auto"/>
                                <w:left w:val="none" w:sz="0" w:space="0" w:color="auto"/>
                                <w:bottom w:val="none" w:sz="0" w:space="0" w:color="auto"/>
                                <w:right w:val="none" w:sz="0" w:space="0" w:color="auto"/>
                              </w:divBdr>
                              <w:divsChild>
                                <w:div w:id="597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5094">
                          <w:marLeft w:val="0"/>
                          <w:marRight w:val="0"/>
                          <w:marTop w:val="0"/>
                          <w:marBottom w:val="0"/>
                          <w:divBdr>
                            <w:top w:val="none" w:sz="0" w:space="0" w:color="auto"/>
                            <w:left w:val="none" w:sz="0" w:space="0" w:color="auto"/>
                            <w:bottom w:val="none" w:sz="0" w:space="0" w:color="auto"/>
                            <w:right w:val="none" w:sz="0" w:space="0" w:color="auto"/>
                          </w:divBdr>
                          <w:divsChild>
                            <w:div w:id="904221346">
                              <w:marLeft w:val="0"/>
                              <w:marRight w:val="0"/>
                              <w:marTop w:val="0"/>
                              <w:marBottom w:val="0"/>
                              <w:divBdr>
                                <w:top w:val="none" w:sz="0" w:space="0" w:color="auto"/>
                                <w:left w:val="none" w:sz="0" w:space="0" w:color="auto"/>
                                <w:bottom w:val="none" w:sz="0" w:space="0" w:color="auto"/>
                                <w:right w:val="none" w:sz="0" w:space="0" w:color="auto"/>
                              </w:divBdr>
                            </w:div>
                          </w:divsChild>
                        </w:div>
                        <w:div w:id="1634561986">
                          <w:marLeft w:val="0"/>
                          <w:marRight w:val="0"/>
                          <w:marTop w:val="0"/>
                          <w:marBottom w:val="0"/>
                          <w:divBdr>
                            <w:top w:val="none" w:sz="0" w:space="0" w:color="auto"/>
                            <w:left w:val="none" w:sz="0" w:space="0" w:color="auto"/>
                            <w:bottom w:val="none" w:sz="0" w:space="0" w:color="auto"/>
                            <w:right w:val="none" w:sz="0" w:space="0" w:color="auto"/>
                          </w:divBdr>
                        </w:div>
                        <w:div w:id="82603655">
                          <w:marLeft w:val="0"/>
                          <w:marRight w:val="0"/>
                          <w:marTop w:val="0"/>
                          <w:marBottom w:val="0"/>
                          <w:divBdr>
                            <w:top w:val="none" w:sz="0" w:space="0" w:color="auto"/>
                            <w:left w:val="none" w:sz="0" w:space="0" w:color="auto"/>
                            <w:bottom w:val="none" w:sz="0" w:space="0" w:color="auto"/>
                            <w:right w:val="none" w:sz="0" w:space="0" w:color="auto"/>
                          </w:divBdr>
                        </w:div>
                        <w:div w:id="1463232156">
                          <w:marLeft w:val="0"/>
                          <w:marRight w:val="0"/>
                          <w:marTop w:val="0"/>
                          <w:marBottom w:val="0"/>
                          <w:divBdr>
                            <w:top w:val="none" w:sz="0" w:space="0" w:color="auto"/>
                            <w:left w:val="none" w:sz="0" w:space="0" w:color="auto"/>
                            <w:bottom w:val="none" w:sz="0" w:space="0" w:color="auto"/>
                            <w:right w:val="none" w:sz="0" w:space="0" w:color="auto"/>
                          </w:divBdr>
                        </w:div>
                        <w:div w:id="277178118">
                          <w:marLeft w:val="0"/>
                          <w:marRight w:val="0"/>
                          <w:marTop w:val="0"/>
                          <w:marBottom w:val="0"/>
                          <w:divBdr>
                            <w:top w:val="none" w:sz="0" w:space="0" w:color="auto"/>
                            <w:left w:val="none" w:sz="0" w:space="0" w:color="auto"/>
                            <w:bottom w:val="none" w:sz="0" w:space="0" w:color="auto"/>
                            <w:right w:val="none" w:sz="0" w:space="0" w:color="auto"/>
                          </w:divBdr>
                          <w:divsChild>
                            <w:div w:id="1271738992">
                              <w:marLeft w:val="0"/>
                              <w:marRight w:val="0"/>
                              <w:marTop w:val="0"/>
                              <w:marBottom w:val="0"/>
                              <w:divBdr>
                                <w:top w:val="none" w:sz="0" w:space="0" w:color="auto"/>
                                <w:left w:val="none" w:sz="0" w:space="0" w:color="auto"/>
                                <w:bottom w:val="none" w:sz="0" w:space="0" w:color="auto"/>
                                <w:right w:val="none" w:sz="0" w:space="0" w:color="auto"/>
                              </w:divBdr>
                            </w:div>
                          </w:divsChild>
                        </w:div>
                        <w:div w:id="286357478">
                          <w:marLeft w:val="0"/>
                          <w:marRight w:val="0"/>
                          <w:marTop w:val="0"/>
                          <w:marBottom w:val="0"/>
                          <w:divBdr>
                            <w:top w:val="none" w:sz="0" w:space="0" w:color="auto"/>
                            <w:left w:val="none" w:sz="0" w:space="0" w:color="auto"/>
                            <w:bottom w:val="none" w:sz="0" w:space="0" w:color="auto"/>
                            <w:right w:val="none" w:sz="0" w:space="0" w:color="auto"/>
                          </w:divBdr>
                          <w:divsChild>
                            <w:div w:id="1793092499">
                              <w:marLeft w:val="0"/>
                              <w:marRight w:val="0"/>
                              <w:marTop w:val="0"/>
                              <w:marBottom w:val="0"/>
                              <w:divBdr>
                                <w:top w:val="none" w:sz="0" w:space="0" w:color="auto"/>
                                <w:left w:val="none" w:sz="0" w:space="0" w:color="auto"/>
                                <w:bottom w:val="none" w:sz="0" w:space="0" w:color="auto"/>
                                <w:right w:val="none" w:sz="0" w:space="0" w:color="auto"/>
                              </w:divBdr>
                            </w:div>
                          </w:divsChild>
                        </w:div>
                        <w:div w:id="1122304137">
                          <w:marLeft w:val="0"/>
                          <w:marRight w:val="0"/>
                          <w:marTop w:val="0"/>
                          <w:marBottom w:val="0"/>
                          <w:divBdr>
                            <w:top w:val="none" w:sz="0" w:space="0" w:color="auto"/>
                            <w:left w:val="none" w:sz="0" w:space="0" w:color="auto"/>
                            <w:bottom w:val="none" w:sz="0" w:space="0" w:color="auto"/>
                            <w:right w:val="none" w:sz="0" w:space="0" w:color="auto"/>
                          </w:divBdr>
                          <w:divsChild>
                            <w:div w:id="1594774882">
                              <w:marLeft w:val="0"/>
                              <w:marRight w:val="0"/>
                              <w:marTop w:val="0"/>
                              <w:marBottom w:val="0"/>
                              <w:divBdr>
                                <w:top w:val="none" w:sz="0" w:space="0" w:color="auto"/>
                                <w:left w:val="none" w:sz="0" w:space="0" w:color="auto"/>
                                <w:bottom w:val="none" w:sz="0" w:space="0" w:color="auto"/>
                                <w:right w:val="none" w:sz="0" w:space="0" w:color="auto"/>
                              </w:divBdr>
                            </w:div>
                          </w:divsChild>
                        </w:div>
                        <w:div w:id="1562711420">
                          <w:marLeft w:val="0"/>
                          <w:marRight w:val="0"/>
                          <w:marTop w:val="0"/>
                          <w:marBottom w:val="0"/>
                          <w:divBdr>
                            <w:top w:val="none" w:sz="0" w:space="0" w:color="auto"/>
                            <w:left w:val="none" w:sz="0" w:space="0" w:color="auto"/>
                            <w:bottom w:val="none" w:sz="0" w:space="0" w:color="auto"/>
                            <w:right w:val="none" w:sz="0" w:space="0" w:color="auto"/>
                          </w:divBdr>
                          <w:divsChild>
                            <w:div w:id="5087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2783">
                      <w:marLeft w:val="0"/>
                      <w:marRight w:val="0"/>
                      <w:marTop w:val="0"/>
                      <w:marBottom w:val="0"/>
                      <w:divBdr>
                        <w:top w:val="none" w:sz="0" w:space="0" w:color="auto"/>
                        <w:left w:val="none" w:sz="0" w:space="0" w:color="auto"/>
                        <w:bottom w:val="none" w:sz="0" w:space="0" w:color="auto"/>
                        <w:right w:val="none" w:sz="0" w:space="0" w:color="auto"/>
                      </w:divBdr>
                    </w:div>
                    <w:div w:id="103813784">
                      <w:marLeft w:val="0"/>
                      <w:marRight w:val="150"/>
                      <w:marTop w:val="0"/>
                      <w:marBottom w:val="75"/>
                      <w:divBdr>
                        <w:top w:val="none" w:sz="0" w:space="0" w:color="auto"/>
                        <w:left w:val="none" w:sz="0" w:space="0" w:color="auto"/>
                        <w:bottom w:val="none" w:sz="0" w:space="0" w:color="auto"/>
                        <w:right w:val="none" w:sz="0" w:space="0" w:color="auto"/>
                      </w:divBdr>
                    </w:div>
                    <w:div w:id="1807892989">
                      <w:marLeft w:val="0"/>
                      <w:marRight w:val="0"/>
                      <w:marTop w:val="0"/>
                      <w:marBottom w:val="0"/>
                      <w:divBdr>
                        <w:top w:val="none" w:sz="0" w:space="0" w:color="auto"/>
                        <w:left w:val="none" w:sz="0" w:space="0" w:color="auto"/>
                        <w:bottom w:val="none" w:sz="0" w:space="0" w:color="auto"/>
                        <w:right w:val="none" w:sz="0" w:space="0" w:color="auto"/>
                      </w:divBdr>
                    </w:div>
                    <w:div w:id="1569926337">
                      <w:marLeft w:val="0"/>
                      <w:marRight w:val="0"/>
                      <w:marTop w:val="0"/>
                      <w:marBottom w:val="0"/>
                      <w:divBdr>
                        <w:top w:val="none" w:sz="0" w:space="0" w:color="auto"/>
                        <w:left w:val="none" w:sz="0" w:space="0" w:color="auto"/>
                        <w:bottom w:val="none" w:sz="0" w:space="0" w:color="auto"/>
                        <w:right w:val="none" w:sz="0" w:space="0" w:color="auto"/>
                      </w:divBdr>
                      <w:divsChild>
                        <w:div w:id="771167142">
                          <w:marLeft w:val="0"/>
                          <w:marRight w:val="0"/>
                          <w:marTop w:val="0"/>
                          <w:marBottom w:val="0"/>
                          <w:divBdr>
                            <w:top w:val="none" w:sz="0" w:space="0" w:color="auto"/>
                            <w:left w:val="none" w:sz="0" w:space="0" w:color="auto"/>
                            <w:bottom w:val="none" w:sz="0" w:space="0" w:color="auto"/>
                            <w:right w:val="none" w:sz="0" w:space="0" w:color="auto"/>
                          </w:divBdr>
                        </w:div>
                      </w:divsChild>
                    </w:div>
                    <w:div w:id="1772160587">
                      <w:marLeft w:val="0"/>
                      <w:marRight w:val="0"/>
                      <w:marTop w:val="0"/>
                      <w:marBottom w:val="0"/>
                      <w:divBdr>
                        <w:top w:val="none" w:sz="0" w:space="0" w:color="auto"/>
                        <w:left w:val="none" w:sz="0" w:space="0" w:color="auto"/>
                        <w:bottom w:val="none" w:sz="0" w:space="0" w:color="auto"/>
                        <w:right w:val="none" w:sz="0" w:space="0" w:color="auto"/>
                      </w:divBdr>
                      <w:divsChild>
                        <w:div w:id="1906531020">
                          <w:marLeft w:val="0"/>
                          <w:marRight w:val="0"/>
                          <w:marTop w:val="0"/>
                          <w:marBottom w:val="0"/>
                          <w:divBdr>
                            <w:top w:val="none" w:sz="0" w:space="0" w:color="auto"/>
                            <w:left w:val="none" w:sz="0" w:space="0" w:color="auto"/>
                            <w:bottom w:val="none" w:sz="0" w:space="0" w:color="auto"/>
                            <w:right w:val="none" w:sz="0" w:space="0" w:color="auto"/>
                          </w:divBdr>
                        </w:div>
                        <w:div w:id="1612935796">
                          <w:marLeft w:val="0"/>
                          <w:marRight w:val="0"/>
                          <w:marTop w:val="150"/>
                          <w:marBottom w:val="0"/>
                          <w:divBdr>
                            <w:top w:val="none" w:sz="0" w:space="0" w:color="auto"/>
                            <w:left w:val="none" w:sz="0" w:space="0" w:color="auto"/>
                            <w:bottom w:val="none" w:sz="0" w:space="0" w:color="auto"/>
                            <w:right w:val="none" w:sz="0" w:space="0" w:color="auto"/>
                          </w:divBdr>
                        </w:div>
                      </w:divsChild>
                    </w:div>
                    <w:div w:id="1701930279">
                      <w:marLeft w:val="0"/>
                      <w:marRight w:val="0"/>
                      <w:marTop w:val="0"/>
                      <w:marBottom w:val="0"/>
                      <w:divBdr>
                        <w:top w:val="none" w:sz="0" w:space="0" w:color="auto"/>
                        <w:left w:val="none" w:sz="0" w:space="0" w:color="auto"/>
                        <w:bottom w:val="none" w:sz="0" w:space="0" w:color="auto"/>
                        <w:right w:val="none" w:sz="0" w:space="0" w:color="auto"/>
                      </w:divBdr>
                    </w:div>
                    <w:div w:id="892426900">
                      <w:marLeft w:val="0"/>
                      <w:marRight w:val="0"/>
                      <w:marTop w:val="0"/>
                      <w:marBottom w:val="0"/>
                      <w:divBdr>
                        <w:top w:val="none" w:sz="0" w:space="0" w:color="auto"/>
                        <w:left w:val="none" w:sz="0" w:space="0" w:color="auto"/>
                        <w:bottom w:val="none" w:sz="0" w:space="0" w:color="auto"/>
                        <w:right w:val="none" w:sz="0" w:space="0" w:color="auto"/>
                      </w:divBdr>
                    </w:div>
                    <w:div w:id="93717047">
                      <w:marLeft w:val="750"/>
                      <w:marRight w:val="0"/>
                      <w:marTop w:val="0"/>
                      <w:marBottom w:val="0"/>
                      <w:divBdr>
                        <w:top w:val="none" w:sz="0" w:space="0" w:color="auto"/>
                        <w:left w:val="none" w:sz="0" w:space="0" w:color="auto"/>
                        <w:bottom w:val="none" w:sz="0" w:space="0" w:color="auto"/>
                        <w:right w:val="none" w:sz="0" w:space="0" w:color="auto"/>
                      </w:divBdr>
                      <w:divsChild>
                        <w:div w:id="946737377">
                          <w:marLeft w:val="0"/>
                          <w:marRight w:val="0"/>
                          <w:marTop w:val="0"/>
                          <w:marBottom w:val="0"/>
                          <w:divBdr>
                            <w:top w:val="none" w:sz="0" w:space="0" w:color="auto"/>
                            <w:left w:val="none" w:sz="0" w:space="0" w:color="auto"/>
                            <w:bottom w:val="none" w:sz="0" w:space="0" w:color="auto"/>
                            <w:right w:val="none" w:sz="0" w:space="0" w:color="auto"/>
                          </w:divBdr>
                          <w:divsChild>
                            <w:div w:id="264309155">
                              <w:marLeft w:val="0"/>
                              <w:marRight w:val="0"/>
                              <w:marTop w:val="0"/>
                              <w:marBottom w:val="0"/>
                              <w:divBdr>
                                <w:top w:val="none" w:sz="0" w:space="0" w:color="auto"/>
                                <w:left w:val="none" w:sz="0" w:space="0" w:color="auto"/>
                                <w:bottom w:val="none" w:sz="0" w:space="0" w:color="auto"/>
                                <w:right w:val="none" w:sz="0" w:space="0" w:color="auto"/>
                              </w:divBdr>
                            </w:div>
                          </w:divsChild>
                        </w:div>
                        <w:div w:id="733744120">
                          <w:marLeft w:val="0"/>
                          <w:marRight w:val="0"/>
                          <w:marTop w:val="0"/>
                          <w:marBottom w:val="0"/>
                          <w:divBdr>
                            <w:top w:val="none" w:sz="0" w:space="0" w:color="auto"/>
                            <w:left w:val="none" w:sz="0" w:space="0" w:color="auto"/>
                            <w:bottom w:val="none" w:sz="0" w:space="0" w:color="auto"/>
                            <w:right w:val="none" w:sz="0" w:space="0" w:color="auto"/>
                          </w:divBdr>
                          <w:divsChild>
                            <w:div w:id="51583666">
                              <w:marLeft w:val="0"/>
                              <w:marRight w:val="0"/>
                              <w:marTop w:val="0"/>
                              <w:marBottom w:val="0"/>
                              <w:divBdr>
                                <w:top w:val="none" w:sz="0" w:space="0" w:color="auto"/>
                                <w:left w:val="none" w:sz="0" w:space="0" w:color="auto"/>
                                <w:bottom w:val="none" w:sz="0" w:space="0" w:color="auto"/>
                                <w:right w:val="none" w:sz="0" w:space="0" w:color="auto"/>
                              </w:divBdr>
                            </w:div>
                          </w:divsChild>
                        </w:div>
                        <w:div w:id="1906722021">
                          <w:marLeft w:val="0"/>
                          <w:marRight w:val="0"/>
                          <w:marTop w:val="0"/>
                          <w:marBottom w:val="0"/>
                          <w:divBdr>
                            <w:top w:val="none" w:sz="0" w:space="0" w:color="auto"/>
                            <w:left w:val="none" w:sz="0" w:space="0" w:color="auto"/>
                            <w:bottom w:val="none" w:sz="0" w:space="0" w:color="auto"/>
                            <w:right w:val="none" w:sz="0" w:space="0" w:color="auto"/>
                          </w:divBdr>
                          <w:divsChild>
                            <w:div w:id="803700551">
                              <w:marLeft w:val="0"/>
                              <w:marRight w:val="0"/>
                              <w:marTop w:val="0"/>
                              <w:marBottom w:val="0"/>
                              <w:divBdr>
                                <w:top w:val="none" w:sz="0" w:space="0" w:color="auto"/>
                                <w:left w:val="none" w:sz="0" w:space="0" w:color="auto"/>
                                <w:bottom w:val="none" w:sz="0" w:space="0" w:color="auto"/>
                                <w:right w:val="none" w:sz="0" w:space="0" w:color="auto"/>
                              </w:divBdr>
                            </w:div>
                          </w:divsChild>
                        </w:div>
                        <w:div w:id="364986302">
                          <w:marLeft w:val="0"/>
                          <w:marRight w:val="0"/>
                          <w:marTop w:val="0"/>
                          <w:marBottom w:val="0"/>
                          <w:divBdr>
                            <w:top w:val="none" w:sz="0" w:space="0" w:color="auto"/>
                            <w:left w:val="none" w:sz="0" w:space="0" w:color="auto"/>
                            <w:bottom w:val="none" w:sz="0" w:space="0" w:color="auto"/>
                            <w:right w:val="none" w:sz="0" w:space="0" w:color="auto"/>
                          </w:divBdr>
                          <w:divsChild>
                            <w:div w:id="709767489">
                              <w:marLeft w:val="0"/>
                              <w:marRight w:val="0"/>
                              <w:marTop w:val="0"/>
                              <w:marBottom w:val="0"/>
                              <w:divBdr>
                                <w:top w:val="none" w:sz="0" w:space="0" w:color="auto"/>
                                <w:left w:val="none" w:sz="0" w:space="0" w:color="auto"/>
                                <w:bottom w:val="none" w:sz="0" w:space="0" w:color="auto"/>
                                <w:right w:val="none" w:sz="0" w:space="0" w:color="auto"/>
                              </w:divBdr>
                            </w:div>
                          </w:divsChild>
                        </w:div>
                        <w:div w:id="1777863769">
                          <w:marLeft w:val="0"/>
                          <w:marRight w:val="0"/>
                          <w:marTop w:val="0"/>
                          <w:marBottom w:val="0"/>
                          <w:divBdr>
                            <w:top w:val="none" w:sz="0" w:space="0" w:color="auto"/>
                            <w:left w:val="none" w:sz="0" w:space="0" w:color="auto"/>
                            <w:bottom w:val="none" w:sz="0" w:space="0" w:color="auto"/>
                            <w:right w:val="none" w:sz="0" w:space="0" w:color="auto"/>
                          </w:divBdr>
                          <w:divsChild>
                            <w:div w:id="2017612675">
                              <w:marLeft w:val="0"/>
                              <w:marRight w:val="0"/>
                              <w:marTop w:val="0"/>
                              <w:marBottom w:val="0"/>
                              <w:divBdr>
                                <w:top w:val="none" w:sz="0" w:space="0" w:color="auto"/>
                                <w:left w:val="none" w:sz="0" w:space="0" w:color="auto"/>
                                <w:bottom w:val="none" w:sz="0" w:space="0" w:color="auto"/>
                                <w:right w:val="none" w:sz="0" w:space="0" w:color="auto"/>
                              </w:divBdr>
                            </w:div>
                          </w:divsChild>
                        </w:div>
                        <w:div w:id="1190408908">
                          <w:marLeft w:val="0"/>
                          <w:marRight w:val="0"/>
                          <w:marTop w:val="0"/>
                          <w:marBottom w:val="0"/>
                          <w:divBdr>
                            <w:top w:val="none" w:sz="0" w:space="0" w:color="auto"/>
                            <w:left w:val="none" w:sz="0" w:space="0" w:color="auto"/>
                            <w:bottom w:val="none" w:sz="0" w:space="0" w:color="auto"/>
                            <w:right w:val="none" w:sz="0" w:space="0" w:color="auto"/>
                          </w:divBdr>
                          <w:divsChild>
                            <w:div w:id="1273517941">
                              <w:marLeft w:val="0"/>
                              <w:marRight w:val="0"/>
                              <w:marTop w:val="0"/>
                              <w:marBottom w:val="0"/>
                              <w:divBdr>
                                <w:top w:val="none" w:sz="0" w:space="0" w:color="auto"/>
                                <w:left w:val="none" w:sz="0" w:space="0" w:color="auto"/>
                                <w:bottom w:val="none" w:sz="0" w:space="0" w:color="auto"/>
                                <w:right w:val="none" w:sz="0" w:space="0" w:color="auto"/>
                              </w:divBdr>
                            </w:div>
                          </w:divsChild>
                        </w:div>
                        <w:div w:id="1687755869">
                          <w:marLeft w:val="0"/>
                          <w:marRight w:val="0"/>
                          <w:marTop w:val="0"/>
                          <w:marBottom w:val="0"/>
                          <w:divBdr>
                            <w:top w:val="none" w:sz="0" w:space="0" w:color="auto"/>
                            <w:left w:val="none" w:sz="0" w:space="0" w:color="auto"/>
                            <w:bottom w:val="none" w:sz="0" w:space="0" w:color="auto"/>
                            <w:right w:val="none" w:sz="0" w:space="0" w:color="auto"/>
                          </w:divBdr>
                          <w:divsChild>
                            <w:div w:id="1522359622">
                              <w:marLeft w:val="0"/>
                              <w:marRight w:val="0"/>
                              <w:marTop w:val="0"/>
                              <w:marBottom w:val="0"/>
                              <w:divBdr>
                                <w:top w:val="none" w:sz="0" w:space="0" w:color="auto"/>
                                <w:left w:val="none" w:sz="0" w:space="0" w:color="auto"/>
                                <w:bottom w:val="none" w:sz="0" w:space="0" w:color="auto"/>
                                <w:right w:val="none" w:sz="0" w:space="0" w:color="auto"/>
                              </w:divBdr>
                            </w:div>
                          </w:divsChild>
                        </w:div>
                        <w:div w:id="214970378">
                          <w:marLeft w:val="0"/>
                          <w:marRight w:val="0"/>
                          <w:marTop w:val="0"/>
                          <w:marBottom w:val="0"/>
                          <w:divBdr>
                            <w:top w:val="none" w:sz="0" w:space="0" w:color="auto"/>
                            <w:left w:val="none" w:sz="0" w:space="0" w:color="auto"/>
                            <w:bottom w:val="none" w:sz="0" w:space="0" w:color="auto"/>
                            <w:right w:val="none" w:sz="0" w:space="0" w:color="auto"/>
                          </w:divBdr>
                          <w:divsChild>
                            <w:div w:id="5347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6680">
                      <w:marLeft w:val="0"/>
                      <w:marRight w:val="0"/>
                      <w:marTop w:val="0"/>
                      <w:marBottom w:val="0"/>
                      <w:divBdr>
                        <w:top w:val="none" w:sz="0" w:space="0" w:color="auto"/>
                        <w:left w:val="none" w:sz="0" w:space="0" w:color="auto"/>
                        <w:bottom w:val="none" w:sz="0" w:space="0" w:color="auto"/>
                        <w:right w:val="none" w:sz="0" w:space="0" w:color="auto"/>
                      </w:divBdr>
                    </w:div>
                    <w:div w:id="1816095987">
                      <w:marLeft w:val="0"/>
                      <w:marRight w:val="150"/>
                      <w:marTop w:val="0"/>
                      <w:marBottom w:val="75"/>
                      <w:divBdr>
                        <w:top w:val="none" w:sz="0" w:space="0" w:color="auto"/>
                        <w:left w:val="none" w:sz="0" w:space="0" w:color="auto"/>
                        <w:bottom w:val="none" w:sz="0" w:space="0" w:color="auto"/>
                        <w:right w:val="none" w:sz="0" w:space="0" w:color="auto"/>
                      </w:divBdr>
                    </w:div>
                    <w:div w:id="1514034038">
                      <w:marLeft w:val="0"/>
                      <w:marRight w:val="0"/>
                      <w:marTop w:val="0"/>
                      <w:marBottom w:val="0"/>
                      <w:divBdr>
                        <w:top w:val="none" w:sz="0" w:space="0" w:color="auto"/>
                        <w:left w:val="none" w:sz="0" w:space="0" w:color="auto"/>
                        <w:bottom w:val="none" w:sz="0" w:space="0" w:color="auto"/>
                        <w:right w:val="none" w:sz="0" w:space="0" w:color="auto"/>
                      </w:divBdr>
                    </w:div>
                    <w:div w:id="1168862402">
                      <w:marLeft w:val="0"/>
                      <w:marRight w:val="0"/>
                      <w:marTop w:val="0"/>
                      <w:marBottom w:val="0"/>
                      <w:divBdr>
                        <w:top w:val="none" w:sz="0" w:space="0" w:color="auto"/>
                        <w:left w:val="none" w:sz="0" w:space="0" w:color="auto"/>
                        <w:bottom w:val="none" w:sz="0" w:space="0" w:color="auto"/>
                        <w:right w:val="none" w:sz="0" w:space="0" w:color="auto"/>
                      </w:divBdr>
                      <w:divsChild>
                        <w:div w:id="82000158">
                          <w:marLeft w:val="0"/>
                          <w:marRight w:val="0"/>
                          <w:marTop w:val="0"/>
                          <w:marBottom w:val="0"/>
                          <w:divBdr>
                            <w:top w:val="none" w:sz="0" w:space="0" w:color="auto"/>
                            <w:left w:val="none" w:sz="0" w:space="0" w:color="auto"/>
                            <w:bottom w:val="none" w:sz="0" w:space="0" w:color="auto"/>
                            <w:right w:val="none" w:sz="0" w:space="0" w:color="auto"/>
                          </w:divBdr>
                        </w:div>
                      </w:divsChild>
                    </w:div>
                    <w:div w:id="1896355375">
                      <w:marLeft w:val="0"/>
                      <w:marRight w:val="0"/>
                      <w:marTop w:val="0"/>
                      <w:marBottom w:val="0"/>
                      <w:divBdr>
                        <w:top w:val="none" w:sz="0" w:space="0" w:color="auto"/>
                        <w:left w:val="none" w:sz="0" w:space="0" w:color="auto"/>
                        <w:bottom w:val="none" w:sz="0" w:space="0" w:color="auto"/>
                        <w:right w:val="none" w:sz="0" w:space="0" w:color="auto"/>
                      </w:divBdr>
                      <w:divsChild>
                        <w:div w:id="1761830961">
                          <w:marLeft w:val="0"/>
                          <w:marRight w:val="0"/>
                          <w:marTop w:val="0"/>
                          <w:marBottom w:val="0"/>
                          <w:divBdr>
                            <w:top w:val="none" w:sz="0" w:space="0" w:color="auto"/>
                            <w:left w:val="none" w:sz="0" w:space="0" w:color="auto"/>
                            <w:bottom w:val="none" w:sz="0" w:space="0" w:color="auto"/>
                            <w:right w:val="none" w:sz="0" w:space="0" w:color="auto"/>
                          </w:divBdr>
                        </w:div>
                        <w:div w:id="1426880033">
                          <w:marLeft w:val="0"/>
                          <w:marRight w:val="0"/>
                          <w:marTop w:val="150"/>
                          <w:marBottom w:val="0"/>
                          <w:divBdr>
                            <w:top w:val="none" w:sz="0" w:space="0" w:color="auto"/>
                            <w:left w:val="none" w:sz="0" w:space="0" w:color="auto"/>
                            <w:bottom w:val="none" w:sz="0" w:space="0" w:color="auto"/>
                            <w:right w:val="none" w:sz="0" w:space="0" w:color="auto"/>
                          </w:divBdr>
                        </w:div>
                      </w:divsChild>
                    </w:div>
                    <w:div w:id="700281382">
                      <w:marLeft w:val="0"/>
                      <w:marRight w:val="0"/>
                      <w:marTop w:val="0"/>
                      <w:marBottom w:val="0"/>
                      <w:divBdr>
                        <w:top w:val="none" w:sz="0" w:space="0" w:color="auto"/>
                        <w:left w:val="none" w:sz="0" w:space="0" w:color="auto"/>
                        <w:bottom w:val="none" w:sz="0" w:space="0" w:color="auto"/>
                        <w:right w:val="none" w:sz="0" w:space="0" w:color="auto"/>
                      </w:divBdr>
                    </w:div>
                    <w:div w:id="1921326313">
                      <w:marLeft w:val="750"/>
                      <w:marRight w:val="0"/>
                      <w:marTop w:val="0"/>
                      <w:marBottom w:val="0"/>
                      <w:divBdr>
                        <w:top w:val="none" w:sz="0" w:space="0" w:color="auto"/>
                        <w:left w:val="none" w:sz="0" w:space="0" w:color="auto"/>
                        <w:bottom w:val="none" w:sz="0" w:space="0" w:color="auto"/>
                        <w:right w:val="none" w:sz="0" w:space="0" w:color="auto"/>
                      </w:divBdr>
                      <w:divsChild>
                        <w:div w:id="1898972423">
                          <w:marLeft w:val="0"/>
                          <w:marRight w:val="0"/>
                          <w:marTop w:val="0"/>
                          <w:marBottom w:val="0"/>
                          <w:divBdr>
                            <w:top w:val="none" w:sz="0" w:space="0" w:color="auto"/>
                            <w:left w:val="none" w:sz="0" w:space="0" w:color="auto"/>
                            <w:bottom w:val="none" w:sz="0" w:space="0" w:color="auto"/>
                            <w:right w:val="none" w:sz="0" w:space="0" w:color="auto"/>
                          </w:divBdr>
                          <w:divsChild>
                            <w:div w:id="1205485018">
                              <w:marLeft w:val="0"/>
                              <w:marRight w:val="0"/>
                              <w:marTop w:val="0"/>
                              <w:marBottom w:val="0"/>
                              <w:divBdr>
                                <w:top w:val="none" w:sz="0" w:space="0" w:color="auto"/>
                                <w:left w:val="none" w:sz="0" w:space="0" w:color="auto"/>
                                <w:bottom w:val="none" w:sz="0" w:space="0" w:color="auto"/>
                                <w:right w:val="none" w:sz="0" w:space="0" w:color="auto"/>
                              </w:divBdr>
                            </w:div>
                          </w:divsChild>
                        </w:div>
                        <w:div w:id="146409916">
                          <w:marLeft w:val="0"/>
                          <w:marRight w:val="0"/>
                          <w:marTop w:val="0"/>
                          <w:marBottom w:val="0"/>
                          <w:divBdr>
                            <w:top w:val="none" w:sz="0" w:space="0" w:color="auto"/>
                            <w:left w:val="none" w:sz="0" w:space="0" w:color="auto"/>
                            <w:bottom w:val="none" w:sz="0" w:space="0" w:color="auto"/>
                            <w:right w:val="none" w:sz="0" w:space="0" w:color="auto"/>
                          </w:divBdr>
                          <w:divsChild>
                            <w:div w:id="1514345020">
                              <w:marLeft w:val="0"/>
                              <w:marRight w:val="0"/>
                              <w:marTop w:val="0"/>
                              <w:marBottom w:val="0"/>
                              <w:divBdr>
                                <w:top w:val="none" w:sz="0" w:space="0" w:color="auto"/>
                                <w:left w:val="none" w:sz="0" w:space="0" w:color="auto"/>
                                <w:bottom w:val="none" w:sz="0" w:space="0" w:color="auto"/>
                                <w:right w:val="none" w:sz="0" w:space="0" w:color="auto"/>
                              </w:divBdr>
                            </w:div>
                          </w:divsChild>
                        </w:div>
                        <w:div w:id="1526334735">
                          <w:marLeft w:val="0"/>
                          <w:marRight w:val="0"/>
                          <w:marTop w:val="0"/>
                          <w:marBottom w:val="0"/>
                          <w:divBdr>
                            <w:top w:val="none" w:sz="0" w:space="0" w:color="auto"/>
                            <w:left w:val="none" w:sz="0" w:space="0" w:color="auto"/>
                            <w:bottom w:val="none" w:sz="0" w:space="0" w:color="auto"/>
                            <w:right w:val="none" w:sz="0" w:space="0" w:color="auto"/>
                          </w:divBdr>
                          <w:divsChild>
                            <w:div w:id="1925844335">
                              <w:marLeft w:val="0"/>
                              <w:marRight w:val="0"/>
                              <w:marTop w:val="0"/>
                              <w:marBottom w:val="0"/>
                              <w:divBdr>
                                <w:top w:val="none" w:sz="0" w:space="0" w:color="auto"/>
                                <w:left w:val="none" w:sz="0" w:space="0" w:color="auto"/>
                                <w:bottom w:val="none" w:sz="0" w:space="0" w:color="auto"/>
                                <w:right w:val="none" w:sz="0" w:space="0" w:color="auto"/>
                              </w:divBdr>
                            </w:div>
                          </w:divsChild>
                        </w:div>
                        <w:div w:id="17858159">
                          <w:marLeft w:val="0"/>
                          <w:marRight w:val="0"/>
                          <w:marTop w:val="0"/>
                          <w:marBottom w:val="0"/>
                          <w:divBdr>
                            <w:top w:val="none" w:sz="0" w:space="0" w:color="auto"/>
                            <w:left w:val="none" w:sz="0" w:space="0" w:color="auto"/>
                            <w:bottom w:val="none" w:sz="0" w:space="0" w:color="auto"/>
                            <w:right w:val="none" w:sz="0" w:space="0" w:color="auto"/>
                          </w:divBdr>
                          <w:divsChild>
                            <w:div w:id="608245998">
                              <w:marLeft w:val="0"/>
                              <w:marRight w:val="0"/>
                              <w:marTop w:val="0"/>
                              <w:marBottom w:val="0"/>
                              <w:divBdr>
                                <w:top w:val="none" w:sz="0" w:space="0" w:color="auto"/>
                                <w:left w:val="none" w:sz="0" w:space="0" w:color="auto"/>
                                <w:bottom w:val="none" w:sz="0" w:space="0" w:color="auto"/>
                                <w:right w:val="none" w:sz="0" w:space="0" w:color="auto"/>
                              </w:divBdr>
                            </w:div>
                          </w:divsChild>
                        </w:div>
                        <w:div w:id="314726243">
                          <w:marLeft w:val="0"/>
                          <w:marRight w:val="0"/>
                          <w:marTop w:val="0"/>
                          <w:marBottom w:val="0"/>
                          <w:divBdr>
                            <w:top w:val="none" w:sz="0" w:space="0" w:color="auto"/>
                            <w:left w:val="none" w:sz="0" w:space="0" w:color="auto"/>
                            <w:bottom w:val="none" w:sz="0" w:space="0" w:color="auto"/>
                            <w:right w:val="none" w:sz="0" w:space="0" w:color="auto"/>
                          </w:divBdr>
                          <w:divsChild>
                            <w:div w:id="518474521">
                              <w:marLeft w:val="0"/>
                              <w:marRight w:val="0"/>
                              <w:marTop w:val="0"/>
                              <w:marBottom w:val="0"/>
                              <w:divBdr>
                                <w:top w:val="none" w:sz="0" w:space="0" w:color="auto"/>
                                <w:left w:val="none" w:sz="0" w:space="0" w:color="auto"/>
                                <w:bottom w:val="none" w:sz="0" w:space="0" w:color="auto"/>
                                <w:right w:val="none" w:sz="0" w:space="0" w:color="auto"/>
                              </w:divBdr>
                            </w:div>
                          </w:divsChild>
                        </w:div>
                        <w:div w:id="712576214">
                          <w:marLeft w:val="0"/>
                          <w:marRight w:val="0"/>
                          <w:marTop w:val="0"/>
                          <w:marBottom w:val="0"/>
                          <w:divBdr>
                            <w:top w:val="none" w:sz="0" w:space="0" w:color="auto"/>
                            <w:left w:val="none" w:sz="0" w:space="0" w:color="auto"/>
                            <w:bottom w:val="none" w:sz="0" w:space="0" w:color="auto"/>
                            <w:right w:val="none" w:sz="0" w:space="0" w:color="auto"/>
                          </w:divBdr>
                          <w:divsChild>
                            <w:div w:id="284504645">
                              <w:marLeft w:val="0"/>
                              <w:marRight w:val="0"/>
                              <w:marTop w:val="0"/>
                              <w:marBottom w:val="0"/>
                              <w:divBdr>
                                <w:top w:val="none" w:sz="0" w:space="0" w:color="auto"/>
                                <w:left w:val="none" w:sz="0" w:space="0" w:color="auto"/>
                                <w:bottom w:val="none" w:sz="0" w:space="0" w:color="auto"/>
                                <w:right w:val="none" w:sz="0" w:space="0" w:color="auto"/>
                              </w:divBdr>
                            </w:div>
                          </w:divsChild>
                        </w:div>
                        <w:div w:id="1539127752">
                          <w:marLeft w:val="0"/>
                          <w:marRight w:val="0"/>
                          <w:marTop w:val="0"/>
                          <w:marBottom w:val="0"/>
                          <w:divBdr>
                            <w:top w:val="none" w:sz="0" w:space="0" w:color="auto"/>
                            <w:left w:val="none" w:sz="0" w:space="0" w:color="auto"/>
                            <w:bottom w:val="none" w:sz="0" w:space="0" w:color="auto"/>
                            <w:right w:val="none" w:sz="0" w:space="0" w:color="auto"/>
                          </w:divBdr>
                          <w:divsChild>
                            <w:div w:id="2026588014">
                              <w:marLeft w:val="0"/>
                              <w:marRight w:val="0"/>
                              <w:marTop w:val="0"/>
                              <w:marBottom w:val="0"/>
                              <w:divBdr>
                                <w:top w:val="none" w:sz="0" w:space="0" w:color="auto"/>
                                <w:left w:val="none" w:sz="0" w:space="0" w:color="auto"/>
                                <w:bottom w:val="none" w:sz="0" w:space="0" w:color="auto"/>
                                <w:right w:val="none" w:sz="0" w:space="0" w:color="auto"/>
                              </w:divBdr>
                            </w:div>
                          </w:divsChild>
                        </w:div>
                        <w:div w:id="509955992">
                          <w:marLeft w:val="0"/>
                          <w:marRight w:val="0"/>
                          <w:marTop w:val="0"/>
                          <w:marBottom w:val="0"/>
                          <w:divBdr>
                            <w:top w:val="none" w:sz="0" w:space="0" w:color="auto"/>
                            <w:left w:val="none" w:sz="0" w:space="0" w:color="auto"/>
                            <w:bottom w:val="none" w:sz="0" w:space="0" w:color="auto"/>
                            <w:right w:val="none" w:sz="0" w:space="0" w:color="auto"/>
                          </w:divBdr>
                          <w:divsChild>
                            <w:div w:id="222524624">
                              <w:marLeft w:val="0"/>
                              <w:marRight w:val="0"/>
                              <w:marTop w:val="0"/>
                              <w:marBottom w:val="0"/>
                              <w:divBdr>
                                <w:top w:val="none" w:sz="0" w:space="0" w:color="auto"/>
                                <w:left w:val="none" w:sz="0" w:space="0" w:color="auto"/>
                                <w:bottom w:val="none" w:sz="0" w:space="0" w:color="auto"/>
                                <w:right w:val="none" w:sz="0" w:space="0" w:color="auto"/>
                              </w:divBdr>
                              <w:divsChild>
                                <w:div w:id="1099913659">
                                  <w:marLeft w:val="0"/>
                                  <w:marRight w:val="0"/>
                                  <w:marTop w:val="0"/>
                                  <w:marBottom w:val="0"/>
                                  <w:divBdr>
                                    <w:top w:val="none" w:sz="0" w:space="0" w:color="auto"/>
                                    <w:left w:val="none" w:sz="0" w:space="0" w:color="auto"/>
                                    <w:bottom w:val="none" w:sz="0" w:space="0" w:color="auto"/>
                                    <w:right w:val="none" w:sz="0" w:space="0" w:color="auto"/>
                                  </w:divBdr>
                                </w:div>
                              </w:divsChild>
                            </w:div>
                            <w:div w:id="2090342466">
                              <w:marLeft w:val="0"/>
                              <w:marRight w:val="0"/>
                              <w:marTop w:val="0"/>
                              <w:marBottom w:val="0"/>
                              <w:divBdr>
                                <w:top w:val="none" w:sz="0" w:space="0" w:color="auto"/>
                                <w:left w:val="none" w:sz="0" w:space="0" w:color="auto"/>
                                <w:bottom w:val="none" w:sz="0" w:space="0" w:color="auto"/>
                                <w:right w:val="none" w:sz="0" w:space="0" w:color="auto"/>
                              </w:divBdr>
                              <w:divsChild>
                                <w:div w:id="219026059">
                                  <w:marLeft w:val="0"/>
                                  <w:marRight w:val="0"/>
                                  <w:marTop w:val="0"/>
                                  <w:marBottom w:val="0"/>
                                  <w:divBdr>
                                    <w:top w:val="none" w:sz="0" w:space="0" w:color="auto"/>
                                    <w:left w:val="none" w:sz="0" w:space="0" w:color="auto"/>
                                    <w:bottom w:val="none" w:sz="0" w:space="0" w:color="auto"/>
                                    <w:right w:val="none" w:sz="0" w:space="0" w:color="auto"/>
                                  </w:divBdr>
                                </w:div>
                              </w:divsChild>
                            </w:div>
                            <w:div w:id="111174510">
                              <w:marLeft w:val="0"/>
                              <w:marRight w:val="0"/>
                              <w:marTop w:val="0"/>
                              <w:marBottom w:val="0"/>
                              <w:divBdr>
                                <w:top w:val="none" w:sz="0" w:space="0" w:color="auto"/>
                                <w:left w:val="none" w:sz="0" w:space="0" w:color="auto"/>
                                <w:bottom w:val="none" w:sz="0" w:space="0" w:color="auto"/>
                                <w:right w:val="none" w:sz="0" w:space="0" w:color="auto"/>
                              </w:divBdr>
                              <w:divsChild>
                                <w:div w:id="808936378">
                                  <w:marLeft w:val="0"/>
                                  <w:marRight w:val="0"/>
                                  <w:marTop w:val="0"/>
                                  <w:marBottom w:val="0"/>
                                  <w:divBdr>
                                    <w:top w:val="none" w:sz="0" w:space="0" w:color="auto"/>
                                    <w:left w:val="none" w:sz="0" w:space="0" w:color="auto"/>
                                    <w:bottom w:val="none" w:sz="0" w:space="0" w:color="auto"/>
                                    <w:right w:val="none" w:sz="0" w:space="0" w:color="auto"/>
                                  </w:divBdr>
                                </w:div>
                              </w:divsChild>
                            </w:div>
                            <w:div w:id="1890147824">
                              <w:marLeft w:val="0"/>
                              <w:marRight w:val="0"/>
                              <w:marTop w:val="0"/>
                              <w:marBottom w:val="0"/>
                              <w:divBdr>
                                <w:top w:val="none" w:sz="0" w:space="0" w:color="auto"/>
                                <w:left w:val="none" w:sz="0" w:space="0" w:color="auto"/>
                                <w:bottom w:val="none" w:sz="0" w:space="0" w:color="auto"/>
                                <w:right w:val="none" w:sz="0" w:space="0" w:color="auto"/>
                              </w:divBdr>
                              <w:divsChild>
                                <w:div w:id="386227643">
                                  <w:marLeft w:val="0"/>
                                  <w:marRight w:val="0"/>
                                  <w:marTop w:val="0"/>
                                  <w:marBottom w:val="0"/>
                                  <w:divBdr>
                                    <w:top w:val="none" w:sz="0" w:space="0" w:color="auto"/>
                                    <w:left w:val="none" w:sz="0" w:space="0" w:color="auto"/>
                                    <w:bottom w:val="none" w:sz="0" w:space="0" w:color="auto"/>
                                    <w:right w:val="none" w:sz="0" w:space="0" w:color="auto"/>
                                  </w:divBdr>
                                </w:div>
                              </w:divsChild>
                            </w:div>
                            <w:div w:id="2137403026">
                              <w:marLeft w:val="0"/>
                              <w:marRight w:val="0"/>
                              <w:marTop w:val="0"/>
                              <w:marBottom w:val="0"/>
                              <w:divBdr>
                                <w:top w:val="none" w:sz="0" w:space="0" w:color="auto"/>
                                <w:left w:val="none" w:sz="0" w:space="0" w:color="auto"/>
                                <w:bottom w:val="none" w:sz="0" w:space="0" w:color="auto"/>
                                <w:right w:val="none" w:sz="0" w:space="0" w:color="auto"/>
                              </w:divBdr>
                              <w:divsChild>
                                <w:div w:id="1711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4703">
                          <w:marLeft w:val="0"/>
                          <w:marRight w:val="0"/>
                          <w:marTop w:val="0"/>
                          <w:marBottom w:val="0"/>
                          <w:divBdr>
                            <w:top w:val="none" w:sz="0" w:space="0" w:color="auto"/>
                            <w:left w:val="none" w:sz="0" w:space="0" w:color="auto"/>
                            <w:bottom w:val="none" w:sz="0" w:space="0" w:color="auto"/>
                            <w:right w:val="none" w:sz="0" w:space="0" w:color="auto"/>
                          </w:divBdr>
                          <w:divsChild>
                            <w:div w:id="7483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2737">
                      <w:marLeft w:val="0"/>
                      <w:marRight w:val="0"/>
                      <w:marTop w:val="0"/>
                      <w:marBottom w:val="0"/>
                      <w:divBdr>
                        <w:top w:val="none" w:sz="0" w:space="0" w:color="auto"/>
                        <w:left w:val="none" w:sz="0" w:space="0" w:color="auto"/>
                        <w:bottom w:val="none" w:sz="0" w:space="0" w:color="auto"/>
                        <w:right w:val="none" w:sz="0" w:space="0" w:color="auto"/>
                      </w:divBdr>
                    </w:div>
                    <w:div w:id="657810149">
                      <w:marLeft w:val="0"/>
                      <w:marRight w:val="150"/>
                      <w:marTop w:val="0"/>
                      <w:marBottom w:val="75"/>
                      <w:divBdr>
                        <w:top w:val="none" w:sz="0" w:space="0" w:color="auto"/>
                        <w:left w:val="none" w:sz="0" w:space="0" w:color="auto"/>
                        <w:bottom w:val="none" w:sz="0" w:space="0" w:color="auto"/>
                        <w:right w:val="none" w:sz="0" w:space="0" w:color="auto"/>
                      </w:divBdr>
                    </w:div>
                    <w:div w:id="188959476">
                      <w:marLeft w:val="0"/>
                      <w:marRight w:val="0"/>
                      <w:marTop w:val="0"/>
                      <w:marBottom w:val="0"/>
                      <w:divBdr>
                        <w:top w:val="none" w:sz="0" w:space="0" w:color="auto"/>
                        <w:left w:val="none" w:sz="0" w:space="0" w:color="auto"/>
                        <w:bottom w:val="none" w:sz="0" w:space="0" w:color="auto"/>
                        <w:right w:val="none" w:sz="0" w:space="0" w:color="auto"/>
                      </w:divBdr>
                    </w:div>
                    <w:div w:id="2119055583">
                      <w:marLeft w:val="0"/>
                      <w:marRight w:val="0"/>
                      <w:marTop w:val="0"/>
                      <w:marBottom w:val="0"/>
                      <w:divBdr>
                        <w:top w:val="none" w:sz="0" w:space="0" w:color="auto"/>
                        <w:left w:val="none" w:sz="0" w:space="0" w:color="auto"/>
                        <w:bottom w:val="none" w:sz="0" w:space="0" w:color="auto"/>
                        <w:right w:val="none" w:sz="0" w:space="0" w:color="auto"/>
                      </w:divBdr>
                    </w:div>
                    <w:div w:id="600187343">
                      <w:marLeft w:val="0"/>
                      <w:marRight w:val="0"/>
                      <w:marTop w:val="0"/>
                      <w:marBottom w:val="0"/>
                      <w:divBdr>
                        <w:top w:val="none" w:sz="0" w:space="0" w:color="auto"/>
                        <w:left w:val="none" w:sz="0" w:space="0" w:color="auto"/>
                        <w:bottom w:val="none" w:sz="0" w:space="0" w:color="auto"/>
                        <w:right w:val="none" w:sz="0" w:space="0" w:color="auto"/>
                      </w:divBdr>
                      <w:divsChild>
                        <w:div w:id="1518227929">
                          <w:marLeft w:val="0"/>
                          <w:marRight w:val="0"/>
                          <w:marTop w:val="0"/>
                          <w:marBottom w:val="0"/>
                          <w:divBdr>
                            <w:top w:val="none" w:sz="0" w:space="0" w:color="auto"/>
                            <w:left w:val="none" w:sz="0" w:space="0" w:color="auto"/>
                            <w:bottom w:val="none" w:sz="0" w:space="0" w:color="auto"/>
                            <w:right w:val="none" w:sz="0" w:space="0" w:color="auto"/>
                          </w:divBdr>
                        </w:div>
                      </w:divsChild>
                    </w:div>
                    <w:div w:id="116485334">
                      <w:marLeft w:val="0"/>
                      <w:marRight w:val="150"/>
                      <w:marTop w:val="0"/>
                      <w:marBottom w:val="75"/>
                      <w:divBdr>
                        <w:top w:val="none" w:sz="0" w:space="0" w:color="auto"/>
                        <w:left w:val="none" w:sz="0" w:space="0" w:color="auto"/>
                        <w:bottom w:val="none" w:sz="0" w:space="0" w:color="auto"/>
                        <w:right w:val="none" w:sz="0" w:space="0" w:color="auto"/>
                      </w:divBdr>
                    </w:div>
                    <w:div w:id="1752696693">
                      <w:marLeft w:val="0"/>
                      <w:marRight w:val="0"/>
                      <w:marTop w:val="0"/>
                      <w:marBottom w:val="0"/>
                      <w:divBdr>
                        <w:top w:val="none" w:sz="0" w:space="0" w:color="auto"/>
                        <w:left w:val="none" w:sz="0" w:space="0" w:color="auto"/>
                        <w:bottom w:val="none" w:sz="0" w:space="0" w:color="auto"/>
                        <w:right w:val="none" w:sz="0" w:space="0" w:color="auto"/>
                      </w:divBdr>
                    </w:div>
                    <w:div w:id="347484321">
                      <w:marLeft w:val="0"/>
                      <w:marRight w:val="0"/>
                      <w:marTop w:val="0"/>
                      <w:marBottom w:val="0"/>
                      <w:divBdr>
                        <w:top w:val="none" w:sz="0" w:space="0" w:color="auto"/>
                        <w:left w:val="none" w:sz="0" w:space="0" w:color="auto"/>
                        <w:bottom w:val="none" w:sz="0" w:space="0" w:color="auto"/>
                        <w:right w:val="none" w:sz="0" w:space="0" w:color="auto"/>
                      </w:divBdr>
                      <w:divsChild>
                        <w:div w:id="320694750">
                          <w:marLeft w:val="0"/>
                          <w:marRight w:val="0"/>
                          <w:marTop w:val="0"/>
                          <w:marBottom w:val="0"/>
                          <w:divBdr>
                            <w:top w:val="none" w:sz="0" w:space="0" w:color="auto"/>
                            <w:left w:val="none" w:sz="0" w:space="0" w:color="auto"/>
                            <w:bottom w:val="none" w:sz="0" w:space="0" w:color="auto"/>
                            <w:right w:val="none" w:sz="0" w:space="0" w:color="auto"/>
                          </w:divBdr>
                        </w:div>
                      </w:divsChild>
                    </w:div>
                    <w:div w:id="966860028">
                      <w:marLeft w:val="0"/>
                      <w:marRight w:val="150"/>
                      <w:marTop w:val="0"/>
                      <w:marBottom w:val="75"/>
                      <w:divBdr>
                        <w:top w:val="none" w:sz="0" w:space="0" w:color="auto"/>
                        <w:left w:val="none" w:sz="0" w:space="0" w:color="auto"/>
                        <w:bottom w:val="none" w:sz="0" w:space="0" w:color="auto"/>
                        <w:right w:val="none" w:sz="0" w:space="0" w:color="auto"/>
                      </w:divBdr>
                    </w:div>
                    <w:div w:id="639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3395">
          <w:marLeft w:val="0"/>
          <w:marRight w:val="0"/>
          <w:marTop w:val="0"/>
          <w:marBottom w:val="0"/>
          <w:divBdr>
            <w:top w:val="none" w:sz="0" w:space="0" w:color="auto"/>
            <w:left w:val="none" w:sz="0" w:space="0" w:color="auto"/>
            <w:bottom w:val="none" w:sz="0" w:space="0" w:color="auto"/>
            <w:right w:val="none" w:sz="0" w:space="0" w:color="auto"/>
          </w:divBdr>
          <w:divsChild>
            <w:div w:id="729228084">
              <w:marLeft w:val="0"/>
              <w:marRight w:val="0"/>
              <w:marTop w:val="0"/>
              <w:marBottom w:val="0"/>
              <w:divBdr>
                <w:top w:val="none" w:sz="0" w:space="0" w:color="auto"/>
                <w:left w:val="none" w:sz="0" w:space="0" w:color="auto"/>
                <w:bottom w:val="none" w:sz="0" w:space="0" w:color="auto"/>
                <w:right w:val="none" w:sz="0" w:space="0" w:color="auto"/>
              </w:divBdr>
              <w:divsChild>
                <w:div w:id="486824738">
                  <w:marLeft w:val="0"/>
                  <w:marRight w:val="0"/>
                  <w:marTop w:val="0"/>
                  <w:marBottom w:val="0"/>
                  <w:divBdr>
                    <w:top w:val="none" w:sz="0" w:space="0" w:color="auto"/>
                    <w:left w:val="none" w:sz="0" w:space="0" w:color="auto"/>
                    <w:bottom w:val="none" w:sz="0" w:space="0" w:color="auto"/>
                    <w:right w:val="none" w:sz="0" w:space="0" w:color="auto"/>
                  </w:divBdr>
                </w:div>
                <w:div w:id="138956890">
                  <w:marLeft w:val="0"/>
                  <w:marRight w:val="0"/>
                  <w:marTop w:val="0"/>
                  <w:marBottom w:val="0"/>
                  <w:divBdr>
                    <w:top w:val="none" w:sz="0" w:space="0" w:color="auto"/>
                    <w:left w:val="none" w:sz="0" w:space="0" w:color="auto"/>
                    <w:bottom w:val="none" w:sz="0" w:space="0" w:color="auto"/>
                    <w:right w:val="none" w:sz="0" w:space="0" w:color="auto"/>
                  </w:divBdr>
                  <w:divsChild>
                    <w:div w:id="1452481324">
                      <w:marLeft w:val="600"/>
                      <w:marRight w:val="0"/>
                      <w:marTop w:val="0"/>
                      <w:marBottom w:val="0"/>
                      <w:divBdr>
                        <w:top w:val="none" w:sz="0" w:space="0" w:color="auto"/>
                        <w:left w:val="none" w:sz="0" w:space="0" w:color="auto"/>
                        <w:bottom w:val="none" w:sz="0" w:space="0" w:color="auto"/>
                        <w:right w:val="none" w:sz="0" w:space="0" w:color="auto"/>
                      </w:divBdr>
                    </w:div>
                    <w:div w:id="70352391">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77689">
      <w:bodyDiv w:val="1"/>
      <w:marLeft w:val="0"/>
      <w:marRight w:val="0"/>
      <w:marTop w:val="0"/>
      <w:marBottom w:val="0"/>
      <w:divBdr>
        <w:top w:val="none" w:sz="0" w:space="0" w:color="auto"/>
        <w:left w:val="none" w:sz="0" w:space="0" w:color="auto"/>
        <w:bottom w:val="none" w:sz="0" w:space="0" w:color="auto"/>
        <w:right w:val="none" w:sz="0" w:space="0" w:color="auto"/>
      </w:divBdr>
      <w:divsChild>
        <w:div w:id="1152138772">
          <w:marLeft w:val="0"/>
          <w:marRight w:val="0"/>
          <w:marTop w:val="0"/>
          <w:marBottom w:val="0"/>
          <w:divBdr>
            <w:top w:val="none" w:sz="0" w:space="0" w:color="auto"/>
            <w:left w:val="single" w:sz="48" w:space="0" w:color="BAB073"/>
            <w:bottom w:val="single" w:sz="48" w:space="0" w:color="BAB073"/>
            <w:right w:val="single" w:sz="48" w:space="0" w:color="BAB073"/>
          </w:divBdr>
          <w:divsChild>
            <w:div w:id="649408353">
              <w:marLeft w:val="0"/>
              <w:marRight w:val="0"/>
              <w:marTop w:val="0"/>
              <w:marBottom w:val="0"/>
              <w:divBdr>
                <w:top w:val="none" w:sz="0" w:space="0" w:color="auto"/>
                <w:left w:val="none" w:sz="0" w:space="0" w:color="auto"/>
                <w:bottom w:val="none" w:sz="0" w:space="0" w:color="auto"/>
                <w:right w:val="none" w:sz="0" w:space="0" w:color="auto"/>
              </w:divBdr>
              <w:divsChild>
                <w:div w:id="867109543">
                  <w:marLeft w:val="0"/>
                  <w:marRight w:val="0"/>
                  <w:marTop w:val="0"/>
                  <w:marBottom w:val="0"/>
                  <w:divBdr>
                    <w:top w:val="none" w:sz="0" w:space="0" w:color="auto"/>
                    <w:left w:val="none" w:sz="0" w:space="0" w:color="auto"/>
                    <w:bottom w:val="none" w:sz="0" w:space="0" w:color="auto"/>
                    <w:right w:val="none" w:sz="0" w:space="0" w:color="auto"/>
                  </w:divBdr>
                </w:div>
                <w:div w:id="1131048013">
                  <w:marLeft w:val="0"/>
                  <w:marRight w:val="0"/>
                  <w:marTop w:val="0"/>
                  <w:marBottom w:val="0"/>
                  <w:divBdr>
                    <w:top w:val="none" w:sz="0" w:space="0" w:color="auto"/>
                    <w:left w:val="none" w:sz="0" w:space="0" w:color="auto"/>
                    <w:bottom w:val="none" w:sz="0" w:space="0" w:color="auto"/>
                    <w:right w:val="none" w:sz="0" w:space="0" w:color="auto"/>
                  </w:divBdr>
                </w:div>
                <w:div w:id="136339762">
                  <w:marLeft w:val="0"/>
                  <w:marRight w:val="0"/>
                  <w:marTop w:val="150"/>
                  <w:marBottom w:val="150"/>
                  <w:divBdr>
                    <w:top w:val="none" w:sz="0" w:space="0" w:color="auto"/>
                    <w:left w:val="none" w:sz="0" w:space="0" w:color="auto"/>
                    <w:bottom w:val="none" w:sz="0" w:space="0" w:color="auto"/>
                    <w:right w:val="none" w:sz="0" w:space="0" w:color="auto"/>
                  </w:divBdr>
                  <w:divsChild>
                    <w:div w:id="1658219144">
                      <w:marLeft w:val="0"/>
                      <w:marRight w:val="0"/>
                      <w:marTop w:val="0"/>
                      <w:marBottom w:val="0"/>
                      <w:divBdr>
                        <w:top w:val="none" w:sz="0" w:space="0" w:color="auto"/>
                        <w:left w:val="none" w:sz="0" w:space="0" w:color="auto"/>
                        <w:bottom w:val="none" w:sz="0" w:space="0" w:color="auto"/>
                        <w:right w:val="none" w:sz="0" w:space="0" w:color="auto"/>
                      </w:divBdr>
                    </w:div>
                    <w:div w:id="468787388">
                      <w:marLeft w:val="0"/>
                      <w:marRight w:val="0"/>
                      <w:marTop w:val="75"/>
                      <w:marBottom w:val="0"/>
                      <w:divBdr>
                        <w:top w:val="none" w:sz="0" w:space="0" w:color="auto"/>
                        <w:left w:val="none" w:sz="0" w:space="0" w:color="auto"/>
                        <w:bottom w:val="none" w:sz="0" w:space="0" w:color="auto"/>
                        <w:right w:val="none" w:sz="0" w:space="0" w:color="auto"/>
                      </w:divBdr>
                    </w:div>
                    <w:div w:id="1601599887">
                      <w:marLeft w:val="0"/>
                      <w:marRight w:val="0"/>
                      <w:marTop w:val="75"/>
                      <w:marBottom w:val="0"/>
                      <w:divBdr>
                        <w:top w:val="none" w:sz="0" w:space="0" w:color="auto"/>
                        <w:left w:val="none" w:sz="0" w:space="0" w:color="auto"/>
                        <w:bottom w:val="none" w:sz="0" w:space="0" w:color="auto"/>
                        <w:right w:val="none" w:sz="0" w:space="0" w:color="auto"/>
                      </w:divBdr>
                    </w:div>
                  </w:divsChild>
                </w:div>
                <w:div w:id="1315137541">
                  <w:marLeft w:val="0"/>
                  <w:marRight w:val="0"/>
                  <w:marTop w:val="0"/>
                  <w:marBottom w:val="0"/>
                  <w:divBdr>
                    <w:top w:val="none" w:sz="0" w:space="0" w:color="auto"/>
                    <w:left w:val="none" w:sz="0" w:space="0" w:color="auto"/>
                    <w:bottom w:val="none" w:sz="0" w:space="0" w:color="auto"/>
                    <w:right w:val="none" w:sz="0" w:space="0" w:color="auto"/>
                  </w:divBdr>
                  <w:divsChild>
                    <w:div w:id="2104447235">
                      <w:marLeft w:val="0"/>
                      <w:marRight w:val="0"/>
                      <w:marTop w:val="0"/>
                      <w:marBottom w:val="0"/>
                      <w:divBdr>
                        <w:top w:val="none" w:sz="0" w:space="0" w:color="auto"/>
                        <w:left w:val="none" w:sz="0" w:space="0" w:color="auto"/>
                        <w:bottom w:val="none" w:sz="0" w:space="0" w:color="auto"/>
                        <w:right w:val="none" w:sz="0" w:space="0" w:color="auto"/>
                      </w:divBdr>
                      <w:divsChild>
                        <w:div w:id="1848860515">
                          <w:marLeft w:val="0"/>
                          <w:marRight w:val="0"/>
                          <w:marTop w:val="0"/>
                          <w:marBottom w:val="0"/>
                          <w:divBdr>
                            <w:top w:val="none" w:sz="0" w:space="0" w:color="auto"/>
                            <w:left w:val="none" w:sz="0" w:space="0" w:color="auto"/>
                            <w:bottom w:val="none" w:sz="0" w:space="0" w:color="auto"/>
                            <w:right w:val="none" w:sz="0" w:space="0" w:color="auto"/>
                          </w:divBdr>
                        </w:div>
                      </w:divsChild>
                    </w:div>
                    <w:div w:id="471101658">
                      <w:marLeft w:val="0"/>
                      <w:marRight w:val="0"/>
                      <w:marTop w:val="75"/>
                      <w:marBottom w:val="0"/>
                      <w:divBdr>
                        <w:top w:val="none" w:sz="0" w:space="0" w:color="auto"/>
                        <w:left w:val="none" w:sz="0" w:space="0" w:color="auto"/>
                        <w:bottom w:val="none" w:sz="0" w:space="0" w:color="auto"/>
                        <w:right w:val="none" w:sz="0" w:space="0" w:color="auto"/>
                      </w:divBdr>
                      <w:divsChild>
                        <w:div w:id="2110854258">
                          <w:marLeft w:val="60"/>
                          <w:marRight w:val="0"/>
                          <w:marTop w:val="0"/>
                          <w:marBottom w:val="0"/>
                          <w:divBdr>
                            <w:top w:val="none" w:sz="0" w:space="0" w:color="auto"/>
                            <w:left w:val="none" w:sz="0" w:space="0" w:color="auto"/>
                            <w:bottom w:val="none" w:sz="0" w:space="0" w:color="auto"/>
                            <w:right w:val="none" w:sz="0" w:space="0" w:color="auto"/>
                          </w:divBdr>
                        </w:div>
                        <w:div w:id="545678824">
                          <w:marLeft w:val="0"/>
                          <w:marRight w:val="150"/>
                          <w:marTop w:val="60"/>
                          <w:marBottom w:val="0"/>
                          <w:divBdr>
                            <w:top w:val="none" w:sz="0" w:space="0" w:color="auto"/>
                            <w:left w:val="none" w:sz="0" w:space="0" w:color="auto"/>
                            <w:bottom w:val="none" w:sz="0" w:space="0" w:color="auto"/>
                            <w:right w:val="none" w:sz="0" w:space="0" w:color="auto"/>
                          </w:divBdr>
                          <w:divsChild>
                            <w:div w:id="1951011950">
                              <w:marLeft w:val="0"/>
                              <w:marRight w:val="0"/>
                              <w:marTop w:val="0"/>
                              <w:marBottom w:val="0"/>
                              <w:divBdr>
                                <w:top w:val="none" w:sz="0" w:space="0" w:color="auto"/>
                                <w:left w:val="none" w:sz="0" w:space="0" w:color="auto"/>
                                <w:bottom w:val="none" w:sz="0" w:space="0" w:color="auto"/>
                                <w:right w:val="none" w:sz="0" w:space="0" w:color="auto"/>
                              </w:divBdr>
                            </w:div>
                            <w:div w:id="1186404882">
                              <w:marLeft w:val="0"/>
                              <w:marRight w:val="0"/>
                              <w:marTop w:val="0"/>
                              <w:marBottom w:val="0"/>
                              <w:divBdr>
                                <w:top w:val="none" w:sz="0" w:space="0" w:color="auto"/>
                                <w:left w:val="none" w:sz="0" w:space="0" w:color="auto"/>
                                <w:bottom w:val="none" w:sz="0" w:space="0" w:color="auto"/>
                                <w:right w:val="none" w:sz="0" w:space="0" w:color="auto"/>
                              </w:divBdr>
                            </w:div>
                            <w:div w:id="8999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288">
                      <w:marLeft w:val="0"/>
                      <w:marRight w:val="0"/>
                      <w:marTop w:val="0"/>
                      <w:marBottom w:val="0"/>
                      <w:divBdr>
                        <w:top w:val="none" w:sz="0" w:space="0" w:color="auto"/>
                        <w:left w:val="none" w:sz="0" w:space="0" w:color="auto"/>
                        <w:bottom w:val="none" w:sz="0" w:space="0" w:color="auto"/>
                        <w:right w:val="none" w:sz="0" w:space="0" w:color="auto"/>
                      </w:divBdr>
                      <w:divsChild>
                        <w:div w:id="323045155">
                          <w:marLeft w:val="0"/>
                          <w:marRight w:val="0"/>
                          <w:marTop w:val="0"/>
                          <w:marBottom w:val="0"/>
                          <w:divBdr>
                            <w:top w:val="none" w:sz="0" w:space="0" w:color="auto"/>
                            <w:left w:val="none" w:sz="0" w:space="0" w:color="auto"/>
                            <w:bottom w:val="none" w:sz="0" w:space="0" w:color="auto"/>
                            <w:right w:val="none" w:sz="0" w:space="0" w:color="auto"/>
                          </w:divBdr>
                        </w:div>
                      </w:divsChild>
                    </w:div>
                    <w:div w:id="483200747">
                      <w:marLeft w:val="0"/>
                      <w:marRight w:val="0"/>
                      <w:marTop w:val="0"/>
                      <w:marBottom w:val="0"/>
                      <w:divBdr>
                        <w:top w:val="none" w:sz="0" w:space="0" w:color="auto"/>
                        <w:left w:val="none" w:sz="0" w:space="0" w:color="auto"/>
                        <w:bottom w:val="none" w:sz="0" w:space="0" w:color="auto"/>
                        <w:right w:val="none" w:sz="0" w:space="0" w:color="auto"/>
                      </w:divBdr>
                      <w:divsChild>
                        <w:div w:id="206721691">
                          <w:marLeft w:val="0"/>
                          <w:marRight w:val="0"/>
                          <w:marTop w:val="0"/>
                          <w:marBottom w:val="0"/>
                          <w:divBdr>
                            <w:top w:val="none" w:sz="0" w:space="0" w:color="auto"/>
                            <w:left w:val="none" w:sz="0" w:space="0" w:color="auto"/>
                            <w:bottom w:val="none" w:sz="0" w:space="0" w:color="auto"/>
                            <w:right w:val="none" w:sz="0" w:space="0" w:color="auto"/>
                          </w:divBdr>
                        </w:div>
                      </w:divsChild>
                    </w:div>
                    <w:div w:id="1476532107">
                      <w:marLeft w:val="0"/>
                      <w:marRight w:val="0"/>
                      <w:marTop w:val="0"/>
                      <w:marBottom w:val="0"/>
                      <w:divBdr>
                        <w:top w:val="none" w:sz="0" w:space="0" w:color="auto"/>
                        <w:left w:val="none" w:sz="0" w:space="0" w:color="auto"/>
                        <w:bottom w:val="none" w:sz="0" w:space="0" w:color="auto"/>
                        <w:right w:val="none" w:sz="0" w:space="0" w:color="auto"/>
                      </w:divBdr>
                    </w:div>
                    <w:div w:id="528496921">
                      <w:marLeft w:val="0"/>
                      <w:marRight w:val="0"/>
                      <w:marTop w:val="0"/>
                      <w:marBottom w:val="0"/>
                      <w:divBdr>
                        <w:top w:val="none" w:sz="0" w:space="0" w:color="auto"/>
                        <w:left w:val="none" w:sz="0" w:space="0" w:color="auto"/>
                        <w:bottom w:val="none" w:sz="0" w:space="0" w:color="auto"/>
                        <w:right w:val="none" w:sz="0" w:space="0" w:color="auto"/>
                      </w:divBdr>
                      <w:divsChild>
                        <w:div w:id="1000502858">
                          <w:marLeft w:val="0"/>
                          <w:marRight w:val="0"/>
                          <w:marTop w:val="0"/>
                          <w:marBottom w:val="0"/>
                          <w:divBdr>
                            <w:top w:val="none" w:sz="0" w:space="0" w:color="auto"/>
                            <w:left w:val="none" w:sz="0" w:space="0" w:color="auto"/>
                            <w:bottom w:val="none" w:sz="0" w:space="0" w:color="auto"/>
                            <w:right w:val="none" w:sz="0" w:space="0" w:color="auto"/>
                          </w:divBdr>
                        </w:div>
                      </w:divsChild>
                    </w:div>
                    <w:div w:id="1236668703">
                      <w:marLeft w:val="0"/>
                      <w:marRight w:val="0"/>
                      <w:marTop w:val="0"/>
                      <w:marBottom w:val="0"/>
                      <w:divBdr>
                        <w:top w:val="none" w:sz="0" w:space="0" w:color="auto"/>
                        <w:left w:val="none" w:sz="0" w:space="0" w:color="auto"/>
                        <w:bottom w:val="none" w:sz="0" w:space="0" w:color="auto"/>
                        <w:right w:val="none" w:sz="0" w:space="0" w:color="auto"/>
                      </w:divBdr>
                      <w:divsChild>
                        <w:div w:id="184566338">
                          <w:marLeft w:val="0"/>
                          <w:marRight w:val="0"/>
                          <w:marTop w:val="0"/>
                          <w:marBottom w:val="0"/>
                          <w:divBdr>
                            <w:top w:val="none" w:sz="0" w:space="0" w:color="auto"/>
                            <w:left w:val="none" w:sz="0" w:space="0" w:color="auto"/>
                            <w:bottom w:val="none" w:sz="0" w:space="0" w:color="auto"/>
                            <w:right w:val="none" w:sz="0" w:space="0" w:color="auto"/>
                          </w:divBdr>
                        </w:div>
                        <w:div w:id="2051026932">
                          <w:marLeft w:val="0"/>
                          <w:marRight w:val="0"/>
                          <w:marTop w:val="150"/>
                          <w:marBottom w:val="0"/>
                          <w:divBdr>
                            <w:top w:val="none" w:sz="0" w:space="0" w:color="auto"/>
                            <w:left w:val="none" w:sz="0" w:space="0" w:color="auto"/>
                            <w:bottom w:val="none" w:sz="0" w:space="0" w:color="auto"/>
                            <w:right w:val="none" w:sz="0" w:space="0" w:color="auto"/>
                          </w:divBdr>
                        </w:div>
                      </w:divsChild>
                    </w:div>
                    <w:div w:id="1745880282">
                      <w:marLeft w:val="750"/>
                      <w:marRight w:val="0"/>
                      <w:marTop w:val="0"/>
                      <w:marBottom w:val="0"/>
                      <w:divBdr>
                        <w:top w:val="none" w:sz="0" w:space="0" w:color="auto"/>
                        <w:left w:val="none" w:sz="0" w:space="0" w:color="auto"/>
                        <w:bottom w:val="none" w:sz="0" w:space="0" w:color="auto"/>
                        <w:right w:val="none" w:sz="0" w:space="0" w:color="auto"/>
                      </w:divBdr>
                      <w:divsChild>
                        <w:div w:id="256715133">
                          <w:marLeft w:val="0"/>
                          <w:marRight w:val="0"/>
                          <w:marTop w:val="0"/>
                          <w:marBottom w:val="0"/>
                          <w:divBdr>
                            <w:top w:val="none" w:sz="0" w:space="0" w:color="auto"/>
                            <w:left w:val="none" w:sz="0" w:space="0" w:color="auto"/>
                            <w:bottom w:val="none" w:sz="0" w:space="0" w:color="auto"/>
                            <w:right w:val="none" w:sz="0" w:space="0" w:color="auto"/>
                          </w:divBdr>
                          <w:divsChild>
                            <w:div w:id="1285384897">
                              <w:marLeft w:val="0"/>
                              <w:marRight w:val="0"/>
                              <w:marTop w:val="0"/>
                              <w:marBottom w:val="0"/>
                              <w:divBdr>
                                <w:top w:val="none" w:sz="0" w:space="0" w:color="auto"/>
                                <w:left w:val="none" w:sz="0" w:space="0" w:color="auto"/>
                                <w:bottom w:val="none" w:sz="0" w:space="0" w:color="auto"/>
                                <w:right w:val="none" w:sz="0" w:space="0" w:color="auto"/>
                              </w:divBdr>
                            </w:div>
                          </w:divsChild>
                        </w:div>
                        <w:div w:id="1720863240">
                          <w:marLeft w:val="0"/>
                          <w:marRight w:val="0"/>
                          <w:marTop w:val="0"/>
                          <w:marBottom w:val="0"/>
                          <w:divBdr>
                            <w:top w:val="none" w:sz="0" w:space="0" w:color="auto"/>
                            <w:left w:val="none" w:sz="0" w:space="0" w:color="auto"/>
                            <w:bottom w:val="none" w:sz="0" w:space="0" w:color="auto"/>
                            <w:right w:val="none" w:sz="0" w:space="0" w:color="auto"/>
                          </w:divBdr>
                          <w:divsChild>
                            <w:div w:id="457836987">
                              <w:marLeft w:val="0"/>
                              <w:marRight w:val="0"/>
                              <w:marTop w:val="0"/>
                              <w:marBottom w:val="0"/>
                              <w:divBdr>
                                <w:top w:val="none" w:sz="0" w:space="0" w:color="auto"/>
                                <w:left w:val="none" w:sz="0" w:space="0" w:color="auto"/>
                                <w:bottom w:val="none" w:sz="0" w:space="0" w:color="auto"/>
                                <w:right w:val="none" w:sz="0" w:space="0" w:color="auto"/>
                              </w:divBdr>
                              <w:divsChild>
                                <w:div w:id="1183202559">
                                  <w:marLeft w:val="0"/>
                                  <w:marRight w:val="0"/>
                                  <w:marTop w:val="0"/>
                                  <w:marBottom w:val="0"/>
                                  <w:divBdr>
                                    <w:top w:val="none" w:sz="0" w:space="0" w:color="auto"/>
                                    <w:left w:val="none" w:sz="0" w:space="0" w:color="auto"/>
                                    <w:bottom w:val="none" w:sz="0" w:space="0" w:color="auto"/>
                                    <w:right w:val="none" w:sz="0" w:space="0" w:color="auto"/>
                                  </w:divBdr>
                                </w:div>
                              </w:divsChild>
                            </w:div>
                            <w:div w:id="1639918518">
                              <w:marLeft w:val="0"/>
                              <w:marRight w:val="0"/>
                              <w:marTop w:val="0"/>
                              <w:marBottom w:val="0"/>
                              <w:divBdr>
                                <w:top w:val="none" w:sz="0" w:space="0" w:color="auto"/>
                                <w:left w:val="none" w:sz="0" w:space="0" w:color="auto"/>
                                <w:bottom w:val="none" w:sz="0" w:space="0" w:color="auto"/>
                                <w:right w:val="none" w:sz="0" w:space="0" w:color="auto"/>
                              </w:divBdr>
                              <w:divsChild>
                                <w:div w:id="1375227105">
                                  <w:marLeft w:val="0"/>
                                  <w:marRight w:val="0"/>
                                  <w:marTop w:val="0"/>
                                  <w:marBottom w:val="0"/>
                                  <w:divBdr>
                                    <w:top w:val="none" w:sz="0" w:space="0" w:color="auto"/>
                                    <w:left w:val="none" w:sz="0" w:space="0" w:color="auto"/>
                                    <w:bottom w:val="none" w:sz="0" w:space="0" w:color="auto"/>
                                    <w:right w:val="none" w:sz="0" w:space="0" w:color="auto"/>
                                  </w:divBdr>
                                </w:div>
                              </w:divsChild>
                            </w:div>
                            <w:div w:id="289437542">
                              <w:marLeft w:val="0"/>
                              <w:marRight w:val="0"/>
                              <w:marTop w:val="0"/>
                              <w:marBottom w:val="0"/>
                              <w:divBdr>
                                <w:top w:val="none" w:sz="0" w:space="0" w:color="auto"/>
                                <w:left w:val="none" w:sz="0" w:space="0" w:color="auto"/>
                                <w:bottom w:val="none" w:sz="0" w:space="0" w:color="auto"/>
                                <w:right w:val="none" w:sz="0" w:space="0" w:color="auto"/>
                              </w:divBdr>
                              <w:divsChild>
                                <w:div w:id="1738045048">
                                  <w:marLeft w:val="0"/>
                                  <w:marRight w:val="0"/>
                                  <w:marTop w:val="0"/>
                                  <w:marBottom w:val="0"/>
                                  <w:divBdr>
                                    <w:top w:val="none" w:sz="0" w:space="0" w:color="auto"/>
                                    <w:left w:val="none" w:sz="0" w:space="0" w:color="auto"/>
                                    <w:bottom w:val="none" w:sz="0" w:space="0" w:color="auto"/>
                                    <w:right w:val="none" w:sz="0" w:space="0" w:color="auto"/>
                                  </w:divBdr>
                                </w:div>
                              </w:divsChild>
                            </w:div>
                            <w:div w:id="321858663">
                              <w:marLeft w:val="0"/>
                              <w:marRight w:val="0"/>
                              <w:marTop w:val="0"/>
                              <w:marBottom w:val="0"/>
                              <w:divBdr>
                                <w:top w:val="none" w:sz="0" w:space="0" w:color="auto"/>
                                <w:left w:val="none" w:sz="0" w:space="0" w:color="auto"/>
                                <w:bottom w:val="none" w:sz="0" w:space="0" w:color="auto"/>
                                <w:right w:val="none" w:sz="0" w:space="0" w:color="auto"/>
                              </w:divBdr>
                              <w:divsChild>
                                <w:div w:id="885605214">
                                  <w:marLeft w:val="0"/>
                                  <w:marRight w:val="0"/>
                                  <w:marTop w:val="0"/>
                                  <w:marBottom w:val="0"/>
                                  <w:divBdr>
                                    <w:top w:val="none" w:sz="0" w:space="0" w:color="auto"/>
                                    <w:left w:val="none" w:sz="0" w:space="0" w:color="auto"/>
                                    <w:bottom w:val="none" w:sz="0" w:space="0" w:color="auto"/>
                                    <w:right w:val="none" w:sz="0" w:space="0" w:color="auto"/>
                                  </w:divBdr>
                                </w:div>
                              </w:divsChild>
                            </w:div>
                            <w:div w:id="1305963637">
                              <w:marLeft w:val="0"/>
                              <w:marRight w:val="0"/>
                              <w:marTop w:val="0"/>
                              <w:marBottom w:val="0"/>
                              <w:divBdr>
                                <w:top w:val="none" w:sz="0" w:space="0" w:color="auto"/>
                                <w:left w:val="none" w:sz="0" w:space="0" w:color="auto"/>
                                <w:bottom w:val="none" w:sz="0" w:space="0" w:color="auto"/>
                                <w:right w:val="none" w:sz="0" w:space="0" w:color="auto"/>
                              </w:divBdr>
                              <w:divsChild>
                                <w:div w:id="3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98804">
                          <w:marLeft w:val="0"/>
                          <w:marRight w:val="0"/>
                          <w:marTop w:val="0"/>
                          <w:marBottom w:val="0"/>
                          <w:divBdr>
                            <w:top w:val="none" w:sz="0" w:space="0" w:color="auto"/>
                            <w:left w:val="none" w:sz="0" w:space="0" w:color="auto"/>
                            <w:bottom w:val="none" w:sz="0" w:space="0" w:color="auto"/>
                            <w:right w:val="none" w:sz="0" w:space="0" w:color="auto"/>
                          </w:divBdr>
                          <w:divsChild>
                            <w:div w:id="546378249">
                              <w:marLeft w:val="0"/>
                              <w:marRight w:val="0"/>
                              <w:marTop w:val="0"/>
                              <w:marBottom w:val="0"/>
                              <w:divBdr>
                                <w:top w:val="none" w:sz="0" w:space="0" w:color="auto"/>
                                <w:left w:val="none" w:sz="0" w:space="0" w:color="auto"/>
                                <w:bottom w:val="none" w:sz="0" w:space="0" w:color="auto"/>
                                <w:right w:val="none" w:sz="0" w:space="0" w:color="auto"/>
                              </w:divBdr>
                            </w:div>
                          </w:divsChild>
                        </w:div>
                        <w:div w:id="1325663504">
                          <w:marLeft w:val="0"/>
                          <w:marRight w:val="0"/>
                          <w:marTop w:val="0"/>
                          <w:marBottom w:val="0"/>
                          <w:divBdr>
                            <w:top w:val="none" w:sz="0" w:space="0" w:color="auto"/>
                            <w:left w:val="none" w:sz="0" w:space="0" w:color="auto"/>
                            <w:bottom w:val="none" w:sz="0" w:space="0" w:color="auto"/>
                            <w:right w:val="none" w:sz="0" w:space="0" w:color="auto"/>
                          </w:divBdr>
                        </w:div>
                        <w:div w:id="1301958952">
                          <w:marLeft w:val="0"/>
                          <w:marRight w:val="0"/>
                          <w:marTop w:val="0"/>
                          <w:marBottom w:val="0"/>
                          <w:divBdr>
                            <w:top w:val="none" w:sz="0" w:space="0" w:color="auto"/>
                            <w:left w:val="none" w:sz="0" w:space="0" w:color="auto"/>
                            <w:bottom w:val="none" w:sz="0" w:space="0" w:color="auto"/>
                            <w:right w:val="none" w:sz="0" w:space="0" w:color="auto"/>
                          </w:divBdr>
                        </w:div>
                        <w:div w:id="2143231975">
                          <w:marLeft w:val="0"/>
                          <w:marRight w:val="0"/>
                          <w:marTop w:val="0"/>
                          <w:marBottom w:val="0"/>
                          <w:divBdr>
                            <w:top w:val="none" w:sz="0" w:space="0" w:color="auto"/>
                            <w:left w:val="none" w:sz="0" w:space="0" w:color="auto"/>
                            <w:bottom w:val="none" w:sz="0" w:space="0" w:color="auto"/>
                            <w:right w:val="none" w:sz="0" w:space="0" w:color="auto"/>
                          </w:divBdr>
                        </w:div>
                        <w:div w:id="427386419">
                          <w:marLeft w:val="0"/>
                          <w:marRight w:val="0"/>
                          <w:marTop w:val="0"/>
                          <w:marBottom w:val="0"/>
                          <w:divBdr>
                            <w:top w:val="none" w:sz="0" w:space="0" w:color="auto"/>
                            <w:left w:val="none" w:sz="0" w:space="0" w:color="auto"/>
                            <w:bottom w:val="none" w:sz="0" w:space="0" w:color="auto"/>
                            <w:right w:val="none" w:sz="0" w:space="0" w:color="auto"/>
                          </w:divBdr>
                          <w:divsChild>
                            <w:div w:id="1992517643">
                              <w:marLeft w:val="0"/>
                              <w:marRight w:val="0"/>
                              <w:marTop w:val="0"/>
                              <w:marBottom w:val="0"/>
                              <w:divBdr>
                                <w:top w:val="none" w:sz="0" w:space="0" w:color="auto"/>
                                <w:left w:val="none" w:sz="0" w:space="0" w:color="auto"/>
                                <w:bottom w:val="none" w:sz="0" w:space="0" w:color="auto"/>
                                <w:right w:val="none" w:sz="0" w:space="0" w:color="auto"/>
                              </w:divBdr>
                            </w:div>
                          </w:divsChild>
                        </w:div>
                        <w:div w:id="1909337879">
                          <w:marLeft w:val="0"/>
                          <w:marRight w:val="0"/>
                          <w:marTop w:val="0"/>
                          <w:marBottom w:val="0"/>
                          <w:divBdr>
                            <w:top w:val="none" w:sz="0" w:space="0" w:color="auto"/>
                            <w:left w:val="none" w:sz="0" w:space="0" w:color="auto"/>
                            <w:bottom w:val="none" w:sz="0" w:space="0" w:color="auto"/>
                            <w:right w:val="none" w:sz="0" w:space="0" w:color="auto"/>
                          </w:divBdr>
                          <w:divsChild>
                            <w:div w:id="1233388751">
                              <w:marLeft w:val="0"/>
                              <w:marRight w:val="0"/>
                              <w:marTop w:val="0"/>
                              <w:marBottom w:val="0"/>
                              <w:divBdr>
                                <w:top w:val="none" w:sz="0" w:space="0" w:color="auto"/>
                                <w:left w:val="none" w:sz="0" w:space="0" w:color="auto"/>
                                <w:bottom w:val="none" w:sz="0" w:space="0" w:color="auto"/>
                                <w:right w:val="none" w:sz="0" w:space="0" w:color="auto"/>
                              </w:divBdr>
                            </w:div>
                          </w:divsChild>
                        </w:div>
                        <w:div w:id="1268274155">
                          <w:marLeft w:val="0"/>
                          <w:marRight w:val="0"/>
                          <w:marTop w:val="0"/>
                          <w:marBottom w:val="0"/>
                          <w:divBdr>
                            <w:top w:val="none" w:sz="0" w:space="0" w:color="auto"/>
                            <w:left w:val="none" w:sz="0" w:space="0" w:color="auto"/>
                            <w:bottom w:val="none" w:sz="0" w:space="0" w:color="auto"/>
                            <w:right w:val="none" w:sz="0" w:space="0" w:color="auto"/>
                          </w:divBdr>
                          <w:divsChild>
                            <w:div w:id="627855644">
                              <w:marLeft w:val="0"/>
                              <w:marRight w:val="0"/>
                              <w:marTop w:val="0"/>
                              <w:marBottom w:val="0"/>
                              <w:divBdr>
                                <w:top w:val="none" w:sz="0" w:space="0" w:color="auto"/>
                                <w:left w:val="none" w:sz="0" w:space="0" w:color="auto"/>
                                <w:bottom w:val="none" w:sz="0" w:space="0" w:color="auto"/>
                                <w:right w:val="none" w:sz="0" w:space="0" w:color="auto"/>
                              </w:divBdr>
                            </w:div>
                          </w:divsChild>
                        </w:div>
                        <w:div w:id="752514172">
                          <w:marLeft w:val="0"/>
                          <w:marRight w:val="0"/>
                          <w:marTop w:val="0"/>
                          <w:marBottom w:val="0"/>
                          <w:divBdr>
                            <w:top w:val="none" w:sz="0" w:space="0" w:color="auto"/>
                            <w:left w:val="none" w:sz="0" w:space="0" w:color="auto"/>
                            <w:bottom w:val="none" w:sz="0" w:space="0" w:color="auto"/>
                            <w:right w:val="none" w:sz="0" w:space="0" w:color="auto"/>
                          </w:divBdr>
                          <w:divsChild>
                            <w:div w:id="2647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3308">
                      <w:marLeft w:val="0"/>
                      <w:marRight w:val="0"/>
                      <w:marTop w:val="0"/>
                      <w:marBottom w:val="0"/>
                      <w:divBdr>
                        <w:top w:val="none" w:sz="0" w:space="0" w:color="auto"/>
                        <w:left w:val="none" w:sz="0" w:space="0" w:color="auto"/>
                        <w:bottom w:val="none" w:sz="0" w:space="0" w:color="auto"/>
                        <w:right w:val="none" w:sz="0" w:space="0" w:color="auto"/>
                      </w:divBdr>
                    </w:div>
                    <w:div w:id="248584187">
                      <w:marLeft w:val="0"/>
                      <w:marRight w:val="150"/>
                      <w:marTop w:val="0"/>
                      <w:marBottom w:val="75"/>
                      <w:divBdr>
                        <w:top w:val="none" w:sz="0" w:space="0" w:color="auto"/>
                        <w:left w:val="none" w:sz="0" w:space="0" w:color="auto"/>
                        <w:bottom w:val="none" w:sz="0" w:space="0" w:color="auto"/>
                        <w:right w:val="none" w:sz="0" w:space="0" w:color="auto"/>
                      </w:divBdr>
                    </w:div>
                    <w:div w:id="76754253">
                      <w:marLeft w:val="0"/>
                      <w:marRight w:val="0"/>
                      <w:marTop w:val="0"/>
                      <w:marBottom w:val="0"/>
                      <w:divBdr>
                        <w:top w:val="none" w:sz="0" w:space="0" w:color="auto"/>
                        <w:left w:val="none" w:sz="0" w:space="0" w:color="auto"/>
                        <w:bottom w:val="none" w:sz="0" w:space="0" w:color="auto"/>
                        <w:right w:val="none" w:sz="0" w:space="0" w:color="auto"/>
                      </w:divBdr>
                    </w:div>
                    <w:div w:id="775835451">
                      <w:marLeft w:val="0"/>
                      <w:marRight w:val="0"/>
                      <w:marTop w:val="0"/>
                      <w:marBottom w:val="0"/>
                      <w:divBdr>
                        <w:top w:val="none" w:sz="0" w:space="0" w:color="auto"/>
                        <w:left w:val="none" w:sz="0" w:space="0" w:color="auto"/>
                        <w:bottom w:val="none" w:sz="0" w:space="0" w:color="auto"/>
                        <w:right w:val="none" w:sz="0" w:space="0" w:color="auto"/>
                      </w:divBdr>
                      <w:divsChild>
                        <w:div w:id="2030832635">
                          <w:marLeft w:val="0"/>
                          <w:marRight w:val="0"/>
                          <w:marTop w:val="0"/>
                          <w:marBottom w:val="0"/>
                          <w:divBdr>
                            <w:top w:val="none" w:sz="0" w:space="0" w:color="auto"/>
                            <w:left w:val="none" w:sz="0" w:space="0" w:color="auto"/>
                            <w:bottom w:val="none" w:sz="0" w:space="0" w:color="auto"/>
                            <w:right w:val="none" w:sz="0" w:space="0" w:color="auto"/>
                          </w:divBdr>
                        </w:div>
                      </w:divsChild>
                    </w:div>
                    <w:div w:id="1170633785">
                      <w:marLeft w:val="0"/>
                      <w:marRight w:val="0"/>
                      <w:marTop w:val="0"/>
                      <w:marBottom w:val="0"/>
                      <w:divBdr>
                        <w:top w:val="none" w:sz="0" w:space="0" w:color="auto"/>
                        <w:left w:val="none" w:sz="0" w:space="0" w:color="auto"/>
                        <w:bottom w:val="none" w:sz="0" w:space="0" w:color="auto"/>
                        <w:right w:val="none" w:sz="0" w:space="0" w:color="auto"/>
                      </w:divBdr>
                      <w:divsChild>
                        <w:div w:id="969939152">
                          <w:marLeft w:val="0"/>
                          <w:marRight w:val="0"/>
                          <w:marTop w:val="0"/>
                          <w:marBottom w:val="0"/>
                          <w:divBdr>
                            <w:top w:val="none" w:sz="0" w:space="0" w:color="auto"/>
                            <w:left w:val="none" w:sz="0" w:space="0" w:color="auto"/>
                            <w:bottom w:val="none" w:sz="0" w:space="0" w:color="auto"/>
                            <w:right w:val="none" w:sz="0" w:space="0" w:color="auto"/>
                          </w:divBdr>
                        </w:div>
                        <w:div w:id="2104566301">
                          <w:marLeft w:val="0"/>
                          <w:marRight w:val="0"/>
                          <w:marTop w:val="150"/>
                          <w:marBottom w:val="0"/>
                          <w:divBdr>
                            <w:top w:val="none" w:sz="0" w:space="0" w:color="auto"/>
                            <w:left w:val="none" w:sz="0" w:space="0" w:color="auto"/>
                            <w:bottom w:val="none" w:sz="0" w:space="0" w:color="auto"/>
                            <w:right w:val="none" w:sz="0" w:space="0" w:color="auto"/>
                          </w:divBdr>
                        </w:div>
                      </w:divsChild>
                    </w:div>
                    <w:div w:id="1451624768">
                      <w:marLeft w:val="0"/>
                      <w:marRight w:val="0"/>
                      <w:marTop w:val="0"/>
                      <w:marBottom w:val="0"/>
                      <w:divBdr>
                        <w:top w:val="none" w:sz="0" w:space="0" w:color="auto"/>
                        <w:left w:val="none" w:sz="0" w:space="0" w:color="auto"/>
                        <w:bottom w:val="none" w:sz="0" w:space="0" w:color="auto"/>
                        <w:right w:val="none" w:sz="0" w:space="0" w:color="auto"/>
                      </w:divBdr>
                    </w:div>
                    <w:div w:id="1726291768">
                      <w:marLeft w:val="0"/>
                      <w:marRight w:val="0"/>
                      <w:marTop w:val="0"/>
                      <w:marBottom w:val="0"/>
                      <w:divBdr>
                        <w:top w:val="none" w:sz="0" w:space="0" w:color="auto"/>
                        <w:left w:val="none" w:sz="0" w:space="0" w:color="auto"/>
                        <w:bottom w:val="none" w:sz="0" w:space="0" w:color="auto"/>
                        <w:right w:val="none" w:sz="0" w:space="0" w:color="auto"/>
                      </w:divBdr>
                    </w:div>
                    <w:div w:id="2041855344">
                      <w:marLeft w:val="750"/>
                      <w:marRight w:val="0"/>
                      <w:marTop w:val="0"/>
                      <w:marBottom w:val="0"/>
                      <w:divBdr>
                        <w:top w:val="none" w:sz="0" w:space="0" w:color="auto"/>
                        <w:left w:val="none" w:sz="0" w:space="0" w:color="auto"/>
                        <w:bottom w:val="none" w:sz="0" w:space="0" w:color="auto"/>
                        <w:right w:val="none" w:sz="0" w:space="0" w:color="auto"/>
                      </w:divBdr>
                      <w:divsChild>
                        <w:div w:id="1713768603">
                          <w:marLeft w:val="0"/>
                          <w:marRight w:val="0"/>
                          <w:marTop w:val="0"/>
                          <w:marBottom w:val="0"/>
                          <w:divBdr>
                            <w:top w:val="none" w:sz="0" w:space="0" w:color="auto"/>
                            <w:left w:val="none" w:sz="0" w:space="0" w:color="auto"/>
                            <w:bottom w:val="none" w:sz="0" w:space="0" w:color="auto"/>
                            <w:right w:val="none" w:sz="0" w:space="0" w:color="auto"/>
                          </w:divBdr>
                          <w:divsChild>
                            <w:div w:id="1116799712">
                              <w:marLeft w:val="0"/>
                              <w:marRight w:val="0"/>
                              <w:marTop w:val="0"/>
                              <w:marBottom w:val="0"/>
                              <w:divBdr>
                                <w:top w:val="none" w:sz="0" w:space="0" w:color="auto"/>
                                <w:left w:val="none" w:sz="0" w:space="0" w:color="auto"/>
                                <w:bottom w:val="none" w:sz="0" w:space="0" w:color="auto"/>
                                <w:right w:val="none" w:sz="0" w:space="0" w:color="auto"/>
                              </w:divBdr>
                            </w:div>
                          </w:divsChild>
                        </w:div>
                        <w:div w:id="2091533991">
                          <w:marLeft w:val="0"/>
                          <w:marRight w:val="0"/>
                          <w:marTop w:val="0"/>
                          <w:marBottom w:val="0"/>
                          <w:divBdr>
                            <w:top w:val="none" w:sz="0" w:space="0" w:color="auto"/>
                            <w:left w:val="none" w:sz="0" w:space="0" w:color="auto"/>
                            <w:bottom w:val="none" w:sz="0" w:space="0" w:color="auto"/>
                            <w:right w:val="none" w:sz="0" w:space="0" w:color="auto"/>
                          </w:divBdr>
                          <w:divsChild>
                            <w:div w:id="691691807">
                              <w:marLeft w:val="0"/>
                              <w:marRight w:val="0"/>
                              <w:marTop w:val="0"/>
                              <w:marBottom w:val="0"/>
                              <w:divBdr>
                                <w:top w:val="none" w:sz="0" w:space="0" w:color="auto"/>
                                <w:left w:val="none" w:sz="0" w:space="0" w:color="auto"/>
                                <w:bottom w:val="none" w:sz="0" w:space="0" w:color="auto"/>
                                <w:right w:val="none" w:sz="0" w:space="0" w:color="auto"/>
                              </w:divBdr>
                            </w:div>
                          </w:divsChild>
                        </w:div>
                        <w:div w:id="126051495">
                          <w:marLeft w:val="0"/>
                          <w:marRight w:val="0"/>
                          <w:marTop w:val="0"/>
                          <w:marBottom w:val="0"/>
                          <w:divBdr>
                            <w:top w:val="none" w:sz="0" w:space="0" w:color="auto"/>
                            <w:left w:val="none" w:sz="0" w:space="0" w:color="auto"/>
                            <w:bottom w:val="none" w:sz="0" w:space="0" w:color="auto"/>
                            <w:right w:val="none" w:sz="0" w:space="0" w:color="auto"/>
                          </w:divBdr>
                          <w:divsChild>
                            <w:div w:id="215777089">
                              <w:marLeft w:val="0"/>
                              <w:marRight w:val="0"/>
                              <w:marTop w:val="0"/>
                              <w:marBottom w:val="0"/>
                              <w:divBdr>
                                <w:top w:val="none" w:sz="0" w:space="0" w:color="auto"/>
                                <w:left w:val="none" w:sz="0" w:space="0" w:color="auto"/>
                                <w:bottom w:val="none" w:sz="0" w:space="0" w:color="auto"/>
                                <w:right w:val="none" w:sz="0" w:space="0" w:color="auto"/>
                              </w:divBdr>
                            </w:div>
                          </w:divsChild>
                        </w:div>
                        <w:div w:id="1222407740">
                          <w:marLeft w:val="0"/>
                          <w:marRight w:val="0"/>
                          <w:marTop w:val="0"/>
                          <w:marBottom w:val="0"/>
                          <w:divBdr>
                            <w:top w:val="none" w:sz="0" w:space="0" w:color="auto"/>
                            <w:left w:val="none" w:sz="0" w:space="0" w:color="auto"/>
                            <w:bottom w:val="none" w:sz="0" w:space="0" w:color="auto"/>
                            <w:right w:val="none" w:sz="0" w:space="0" w:color="auto"/>
                          </w:divBdr>
                          <w:divsChild>
                            <w:div w:id="2048336019">
                              <w:marLeft w:val="0"/>
                              <w:marRight w:val="0"/>
                              <w:marTop w:val="0"/>
                              <w:marBottom w:val="0"/>
                              <w:divBdr>
                                <w:top w:val="none" w:sz="0" w:space="0" w:color="auto"/>
                                <w:left w:val="none" w:sz="0" w:space="0" w:color="auto"/>
                                <w:bottom w:val="none" w:sz="0" w:space="0" w:color="auto"/>
                                <w:right w:val="none" w:sz="0" w:space="0" w:color="auto"/>
                              </w:divBdr>
                            </w:div>
                          </w:divsChild>
                        </w:div>
                        <w:div w:id="1697342212">
                          <w:marLeft w:val="0"/>
                          <w:marRight w:val="0"/>
                          <w:marTop w:val="0"/>
                          <w:marBottom w:val="0"/>
                          <w:divBdr>
                            <w:top w:val="none" w:sz="0" w:space="0" w:color="auto"/>
                            <w:left w:val="none" w:sz="0" w:space="0" w:color="auto"/>
                            <w:bottom w:val="none" w:sz="0" w:space="0" w:color="auto"/>
                            <w:right w:val="none" w:sz="0" w:space="0" w:color="auto"/>
                          </w:divBdr>
                          <w:divsChild>
                            <w:div w:id="370493584">
                              <w:marLeft w:val="0"/>
                              <w:marRight w:val="0"/>
                              <w:marTop w:val="0"/>
                              <w:marBottom w:val="0"/>
                              <w:divBdr>
                                <w:top w:val="none" w:sz="0" w:space="0" w:color="auto"/>
                                <w:left w:val="none" w:sz="0" w:space="0" w:color="auto"/>
                                <w:bottom w:val="none" w:sz="0" w:space="0" w:color="auto"/>
                                <w:right w:val="none" w:sz="0" w:space="0" w:color="auto"/>
                              </w:divBdr>
                            </w:div>
                          </w:divsChild>
                        </w:div>
                        <w:div w:id="875460726">
                          <w:marLeft w:val="0"/>
                          <w:marRight w:val="0"/>
                          <w:marTop w:val="0"/>
                          <w:marBottom w:val="0"/>
                          <w:divBdr>
                            <w:top w:val="none" w:sz="0" w:space="0" w:color="auto"/>
                            <w:left w:val="none" w:sz="0" w:space="0" w:color="auto"/>
                            <w:bottom w:val="none" w:sz="0" w:space="0" w:color="auto"/>
                            <w:right w:val="none" w:sz="0" w:space="0" w:color="auto"/>
                          </w:divBdr>
                          <w:divsChild>
                            <w:div w:id="1141852099">
                              <w:marLeft w:val="0"/>
                              <w:marRight w:val="0"/>
                              <w:marTop w:val="0"/>
                              <w:marBottom w:val="0"/>
                              <w:divBdr>
                                <w:top w:val="none" w:sz="0" w:space="0" w:color="auto"/>
                                <w:left w:val="none" w:sz="0" w:space="0" w:color="auto"/>
                                <w:bottom w:val="none" w:sz="0" w:space="0" w:color="auto"/>
                                <w:right w:val="none" w:sz="0" w:space="0" w:color="auto"/>
                              </w:divBdr>
                            </w:div>
                          </w:divsChild>
                        </w:div>
                        <w:div w:id="983898636">
                          <w:marLeft w:val="0"/>
                          <w:marRight w:val="0"/>
                          <w:marTop w:val="0"/>
                          <w:marBottom w:val="0"/>
                          <w:divBdr>
                            <w:top w:val="none" w:sz="0" w:space="0" w:color="auto"/>
                            <w:left w:val="none" w:sz="0" w:space="0" w:color="auto"/>
                            <w:bottom w:val="none" w:sz="0" w:space="0" w:color="auto"/>
                            <w:right w:val="none" w:sz="0" w:space="0" w:color="auto"/>
                          </w:divBdr>
                          <w:divsChild>
                            <w:div w:id="62988225">
                              <w:marLeft w:val="0"/>
                              <w:marRight w:val="0"/>
                              <w:marTop w:val="0"/>
                              <w:marBottom w:val="0"/>
                              <w:divBdr>
                                <w:top w:val="none" w:sz="0" w:space="0" w:color="auto"/>
                                <w:left w:val="none" w:sz="0" w:space="0" w:color="auto"/>
                                <w:bottom w:val="none" w:sz="0" w:space="0" w:color="auto"/>
                                <w:right w:val="none" w:sz="0" w:space="0" w:color="auto"/>
                              </w:divBdr>
                            </w:div>
                          </w:divsChild>
                        </w:div>
                        <w:div w:id="1043095368">
                          <w:marLeft w:val="0"/>
                          <w:marRight w:val="0"/>
                          <w:marTop w:val="0"/>
                          <w:marBottom w:val="0"/>
                          <w:divBdr>
                            <w:top w:val="none" w:sz="0" w:space="0" w:color="auto"/>
                            <w:left w:val="none" w:sz="0" w:space="0" w:color="auto"/>
                            <w:bottom w:val="none" w:sz="0" w:space="0" w:color="auto"/>
                            <w:right w:val="none" w:sz="0" w:space="0" w:color="auto"/>
                          </w:divBdr>
                          <w:divsChild>
                            <w:div w:id="13843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9945">
                      <w:marLeft w:val="0"/>
                      <w:marRight w:val="0"/>
                      <w:marTop w:val="0"/>
                      <w:marBottom w:val="0"/>
                      <w:divBdr>
                        <w:top w:val="none" w:sz="0" w:space="0" w:color="auto"/>
                        <w:left w:val="none" w:sz="0" w:space="0" w:color="auto"/>
                        <w:bottom w:val="none" w:sz="0" w:space="0" w:color="auto"/>
                        <w:right w:val="none" w:sz="0" w:space="0" w:color="auto"/>
                      </w:divBdr>
                    </w:div>
                    <w:div w:id="1785494324">
                      <w:marLeft w:val="0"/>
                      <w:marRight w:val="150"/>
                      <w:marTop w:val="0"/>
                      <w:marBottom w:val="75"/>
                      <w:divBdr>
                        <w:top w:val="none" w:sz="0" w:space="0" w:color="auto"/>
                        <w:left w:val="none" w:sz="0" w:space="0" w:color="auto"/>
                        <w:bottom w:val="none" w:sz="0" w:space="0" w:color="auto"/>
                        <w:right w:val="none" w:sz="0" w:space="0" w:color="auto"/>
                      </w:divBdr>
                    </w:div>
                    <w:div w:id="488057891">
                      <w:marLeft w:val="0"/>
                      <w:marRight w:val="0"/>
                      <w:marTop w:val="0"/>
                      <w:marBottom w:val="0"/>
                      <w:divBdr>
                        <w:top w:val="none" w:sz="0" w:space="0" w:color="auto"/>
                        <w:left w:val="none" w:sz="0" w:space="0" w:color="auto"/>
                        <w:bottom w:val="none" w:sz="0" w:space="0" w:color="auto"/>
                        <w:right w:val="none" w:sz="0" w:space="0" w:color="auto"/>
                      </w:divBdr>
                    </w:div>
                    <w:div w:id="1794787175">
                      <w:marLeft w:val="0"/>
                      <w:marRight w:val="0"/>
                      <w:marTop w:val="0"/>
                      <w:marBottom w:val="0"/>
                      <w:divBdr>
                        <w:top w:val="none" w:sz="0" w:space="0" w:color="auto"/>
                        <w:left w:val="none" w:sz="0" w:space="0" w:color="auto"/>
                        <w:bottom w:val="none" w:sz="0" w:space="0" w:color="auto"/>
                        <w:right w:val="none" w:sz="0" w:space="0" w:color="auto"/>
                      </w:divBdr>
                      <w:divsChild>
                        <w:div w:id="1492939673">
                          <w:marLeft w:val="0"/>
                          <w:marRight w:val="0"/>
                          <w:marTop w:val="0"/>
                          <w:marBottom w:val="0"/>
                          <w:divBdr>
                            <w:top w:val="none" w:sz="0" w:space="0" w:color="auto"/>
                            <w:left w:val="none" w:sz="0" w:space="0" w:color="auto"/>
                            <w:bottom w:val="none" w:sz="0" w:space="0" w:color="auto"/>
                            <w:right w:val="none" w:sz="0" w:space="0" w:color="auto"/>
                          </w:divBdr>
                        </w:div>
                      </w:divsChild>
                    </w:div>
                    <w:div w:id="1072124863">
                      <w:marLeft w:val="0"/>
                      <w:marRight w:val="0"/>
                      <w:marTop w:val="0"/>
                      <w:marBottom w:val="0"/>
                      <w:divBdr>
                        <w:top w:val="none" w:sz="0" w:space="0" w:color="auto"/>
                        <w:left w:val="none" w:sz="0" w:space="0" w:color="auto"/>
                        <w:bottom w:val="none" w:sz="0" w:space="0" w:color="auto"/>
                        <w:right w:val="none" w:sz="0" w:space="0" w:color="auto"/>
                      </w:divBdr>
                      <w:divsChild>
                        <w:div w:id="1242256588">
                          <w:marLeft w:val="0"/>
                          <w:marRight w:val="0"/>
                          <w:marTop w:val="0"/>
                          <w:marBottom w:val="0"/>
                          <w:divBdr>
                            <w:top w:val="none" w:sz="0" w:space="0" w:color="auto"/>
                            <w:left w:val="none" w:sz="0" w:space="0" w:color="auto"/>
                            <w:bottom w:val="none" w:sz="0" w:space="0" w:color="auto"/>
                            <w:right w:val="none" w:sz="0" w:space="0" w:color="auto"/>
                          </w:divBdr>
                        </w:div>
                        <w:div w:id="767390079">
                          <w:marLeft w:val="0"/>
                          <w:marRight w:val="0"/>
                          <w:marTop w:val="150"/>
                          <w:marBottom w:val="0"/>
                          <w:divBdr>
                            <w:top w:val="none" w:sz="0" w:space="0" w:color="auto"/>
                            <w:left w:val="none" w:sz="0" w:space="0" w:color="auto"/>
                            <w:bottom w:val="none" w:sz="0" w:space="0" w:color="auto"/>
                            <w:right w:val="none" w:sz="0" w:space="0" w:color="auto"/>
                          </w:divBdr>
                        </w:div>
                      </w:divsChild>
                    </w:div>
                    <w:div w:id="1586110302">
                      <w:marLeft w:val="0"/>
                      <w:marRight w:val="0"/>
                      <w:marTop w:val="0"/>
                      <w:marBottom w:val="0"/>
                      <w:divBdr>
                        <w:top w:val="none" w:sz="0" w:space="0" w:color="auto"/>
                        <w:left w:val="none" w:sz="0" w:space="0" w:color="auto"/>
                        <w:bottom w:val="none" w:sz="0" w:space="0" w:color="auto"/>
                        <w:right w:val="none" w:sz="0" w:space="0" w:color="auto"/>
                      </w:divBdr>
                    </w:div>
                    <w:div w:id="1695039550">
                      <w:marLeft w:val="750"/>
                      <w:marRight w:val="0"/>
                      <w:marTop w:val="0"/>
                      <w:marBottom w:val="0"/>
                      <w:divBdr>
                        <w:top w:val="none" w:sz="0" w:space="0" w:color="auto"/>
                        <w:left w:val="none" w:sz="0" w:space="0" w:color="auto"/>
                        <w:bottom w:val="none" w:sz="0" w:space="0" w:color="auto"/>
                        <w:right w:val="none" w:sz="0" w:space="0" w:color="auto"/>
                      </w:divBdr>
                      <w:divsChild>
                        <w:div w:id="708604062">
                          <w:marLeft w:val="0"/>
                          <w:marRight w:val="0"/>
                          <w:marTop w:val="0"/>
                          <w:marBottom w:val="0"/>
                          <w:divBdr>
                            <w:top w:val="none" w:sz="0" w:space="0" w:color="auto"/>
                            <w:left w:val="none" w:sz="0" w:space="0" w:color="auto"/>
                            <w:bottom w:val="none" w:sz="0" w:space="0" w:color="auto"/>
                            <w:right w:val="none" w:sz="0" w:space="0" w:color="auto"/>
                          </w:divBdr>
                          <w:divsChild>
                            <w:div w:id="1794059341">
                              <w:marLeft w:val="0"/>
                              <w:marRight w:val="0"/>
                              <w:marTop w:val="0"/>
                              <w:marBottom w:val="0"/>
                              <w:divBdr>
                                <w:top w:val="none" w:sz="0" w:space="0" w:color="auto"/>
                                <w:left w:val="none" w:sz="0" w:space="0" w:color="auto"/>
                                <w:bottom w:val="none" w:sz="0" w:space="0" w:color="auto"/>
                                <w:right w:val="none" w:sz="0" w:space="0" w:color="auto"/>
                              </w:divBdr>
                            </w:div>
                          </w:divsChild>
                        </w:div>
                        <w:div w:id="1803575656">
                          <w:marLeft w:val="0"/>
                          <w:marRight w:val="0"/>
                          <w:marTop w:val="0"/>
                          <w:marBottom w:val="0"/>
                          <w:divBdr>
                            <w:top w:val="none" w:sz="0" w:space="0" w:color="auto"/>
                            <w:left w:val="none" w:sz="0" w:space="0" w:color="auto"/>
                            <w:bottom w:val="none" w:sz="0" w:space="0" w:color="auto"/>
                            <w:right w:val="none" w:sz="0" w:space="0" w:color="auto"/>
                          </w:divBdr>
                          <w:divsChild>
                            <w:div w:id="347222499">
                              <w:marLeft w:val="0"/>
                              <w:marRight w:val="0"/>
                              <w:marTop w:val="0"/>
                              <w:marBottom w:val="0"/>
                              <w:divBdr>
                                <w:top w:val="none" w:sz="0" w:space="0" w:color="auto"/>
                                <w:left w:val="none" w:sz="0" w:space="0" w:color="auto"/>
                                <w:bottom w:val="none" w:sz="0" w:space="0" w:color="auto"/>
                                <w:right w:val="none" w:sz="0" w:space="0" w:color="auto"/>
                              </w:divBdr>
                            </w:div>
                          </w:divsChild>
                        </w:div>
                        <w:div w:id="1073114807">
                          <w:marLeft w:val="0"/>
                          <w:marRight w:val="0"/>
                          <w:marTop w:val="0"/>
                          <w:marBottom w:val="0"/>
                          <w:divBdr>
                            <w:top w:val="none" w:sz="0" w:space="0" w:color="auto"/>
                            <w:left w:val="none" w:sz="0" w:space="0" w:color="auto"/>
                            <w:bottom w:val="none" w:sz="0" w:space="0" w:color="auto"/>
                            <w:right w:val="none" w:sz="0" w:space="0" w:color="auto"/>
                          </w:divBdr>
                          <w:divsChild>
                            <w:div w:id="138348936">
                              <w:marLeft w:val="0"/>
                              <w:marRight w:val="0"/>
                              <w:marTop w:val="0"/>
                              <w:marBottom w:val="0"/>
                              <w:divBdr>
                                <w:top w:val="none" w:sz="0" w:space="0" w:color="auto"/>
                                <w:left w:val="none" w:sz="0" w:space="0" w:color="auto"/>
                                <w:bottom w:val="none" w:sz="0" w:space="0" w:color="auto"/>
                                <w:right w:val="none" w:sz="0" w:space="0" w:color="auto"/>
                              </w:divBdr>
                            </w:div>
                          </w:divsChild>
                        </w:div>
                        <w:div w:id="965618541">
                          <w:marLeft w:val="0"/>
                          <w:marRight w:val="0"/>
                          <w:marTop w:val="0"/>
                          <w:marBottom w:val="0"/>
                          <w:divBdr>
                            <w:top w:val="none" w:sz="0" w:space="0" w:color="auto"/>
                            <w:left w:val="none" w:sz="0" w:space="0" w:color="auto"/>
                            <w:bottom w:val="none" w:sz="0" w:space="0" w:color="auto"/>
                            <w:right w:val="none" w:sz="0" w:space="0" w:color="auto"/>
                          </w:divBdr>
                          <w:divsChild>
                            <w:div w:id="2138722932">
                              <w:marLeft w:val="0"/>
                              <w:marRight w:val="0"/>
                              <w:marTop w:val="0"/>
                              <w:marBottom w:val="0"/>
                              <w:divBdr>
                                <w:top w:val="none" w:sz="0" w:space="0" w:color="auto"/>
                                <w:left w:val="none" w:sz="0" w:space="0" w:color="auto"/>
                                <w:bottom w:val="none" w:sz="0" w:space="0" w:color="auto"/>
                                <w:right w:val="none" w:sz="0" w:space="0" w:color="auto"/>
                              </w:divBdr>
                            </w:div>
                          </w:divsChild>
                        </w:div>
                        <w:div w:id="422729519">
                          <w:marLeft w:val="0"/>
                          <w:marRight w:val="0"/>
                          <w:marTop w:val="0"/>
                          <w:marBottom w:val="0"/>
                          <w:divBdr>
                            <w:top w:val="none" w:sz="0" w:space="0" w:color="auto"/>
                            <w:left w:val="none" w:sz="0" w:space="0" w:color="auto"/>
                            <w:bottom w:val="none" w:sz="0" w:space="0" w:color="auto"/>
                            <w:right w:val="none" w:sz="0" w:space="0" w:color="auto"/>
                          </w:divBdr>
                          <w:divsChild>
                            <w:div w:id="373315717">
                              <w:marLeft w:val="0"/>
                              <w:marRight w:val="0"/>
                              <w:marTop w:val="0"/>
                              <w:marBottom w:val="0"/>
                              <w:divBdr>
                                <w:top w:val="none" w:sz="0" w:space="0" w:color="auto"/>
                                <w:left w:val="none" w:sz="0" w:space="0" w:color="auto"/>
                                <w:bottom w:val="none" w:sz="0" w:space="0" w:color="auto"/>
                                <w:right w:val="none" w:sz="0" w:space="0" w:color="auto"/>
                              </w:divBdr>
                            </w:div>
                          </w:divsChild>
                        </w:div>
                        <w:div w:id="304509621">
                          <w:marLeft w:val="0"/>
                          <w:marRight w:val="0"/>
                          <w:marTop w:val="0"/>
                          <w:marBottom w:val="0"/>
                          <w:divBdr>
                            <w:top w:val="none" w:sz="0" w:space="0" w:color="auto"/>
                            <w:left w:val="none" w:sz="0" w:space="0" w:color="auto"/>
                            <w:bottom w:val="none" w:sz="0" w:space="0" w:color="auto"/>
                            <w:right w:val="none" w:sz="0" w:space="0" w:color="auto"/>
                          </w:divBdr>
                          <w:divsChild>
                            <w:div w:id="898399751">
                              <w:marLeft w:val="0"/>
                              <w:marRight w:val="0"/>
                              <w:marTop w:val="0"/>
                              <w:marBottom w:val="0"/>
                              <w:divBdr>
                                <w:top w:val="none" w:sz="0" w:space="0" w:color="auto"/>
                                <w:left w:val="none" w:sz="0" w:space="0" w:color="auto"/>
                                <w:bottom w:val="none" w:sz="0" w:space="0" w:color="auto"/>
                                <w:right w:val="none" w:sz="0" w:space="0" w:color="auto"/>
                              </w:divBdr>
                            </w:div>
                          </w:divsChild>
                        </w:div>
                        <w:div w:id="1642267146">
                          <w:marLeft w:val="0"/>
                          <w:marRight w:val="0"/>
                          <w:marTop w:val="0"/>
                          <w:marBottom w:val="0"/>
                          <w:divBdr>
                            <w:top w:val="none" w:sz="0" w:space="0" w:color="auto"/>
                            <w:left w:val="none" w:sz="0" w:space="0" w:color="auto"/>
                            <w:bottom w:val="none" w:sz="0" w:space="0" w:color="auto"/>
                            <w:right w:val="none" w:sz="0" w:space="0" w:color="auto"/>
                          </w:divBdr>
                          <w:divsChild>
                            <w:div w:id="936597409">
                              <w:marLeft w:val="0"/>
                              <w:marRight w:val="0"/>
                              <w:marTop w:val="0"/>
                              <w:marBottom w:val="0"/>
                              <w:divBdr>
                                <w:top w:val="none" w:sz="0" w:space="0" w:color="auto"/>
                                <w:left w:val="none" w:sz="0" w:space="0" w:color="auto"/>
                                <w:bottom w:val="none" w:sz="0" w:space="0" w:color="auto"/>
                                <w:right w:val="none" w:sz="0" w:space="0" w:color="auto"/>
                              </w:divBdr>
                            </w:div>
                          </w:divsChild>
                        </w:div>
                        <w:div w:id="1728918565">
                          <w:marLeft w:val="0"/>
                          <w:marRight w:val="0"/>
                          <w:marTop w:val="0"/>
                          <w:marBottom w:val="0"/>
                          <w:divBdr>
                            <w:top w:val="none" w:sz="0" w:space="0" w:color="auto"/>
                            <w:left w:val="none" w:sz="0" w:space="0" w:color="auto"/>
                            <w:bottom w:val="none" w:sz="0" w:space="0" w:color="auto"/>
                            <w:right w:val="none" w:sz="0" w:space="0" w:color="auto"/>
                          </w:divBdr>
                          <w:divsChild>
                            <w:div w:id="459499023">
                              <w:marLeft w:val="0"/>
                              <w:marRight w:val="0"/>
                              <w:marTop w:val="0"/>
                              <w:marBottom w:val="0"/>
                              <w:divBdr>
                                <w:top w:val="none" w:sz="0" w:space="0" w:color="auto"/>
                                <w:left w:val="none" w:sz="0" w:space="0" w:color="auto"/>
                                <w:bottom w:val="none" w:sz="0" w:space="0" w:color="auto"/>
                                <w:right w:val="none" w:sz="0" w:space="0" w:color="auto"/>
                              </w:divBdr>
                              <w:divsChild>
                                <w:div w:id="1120343956">
                                  <w:marLeft w:val="0"/>
                                  <w:marRight w:val="0"/>
                                  <w:marTop w:val="0"/>
                                  <w:marBottom w:val="0"/>
                                  <w:divBdr>
                                    <w:top w:val="none" w:sz="0" w:space="0" w:color="auto"/>
                                    <w:left w:val="none" w:sz="0" w:space="0" w:color="auto"/>
                                    <w:bottom w:val="none" w:sz="0" w:space="0" w:color="auto"/>
                                    <w:right w:val="none" w:sz="0" w:space="0" w:color="auto"/>
                                  </w:divBdr>
                                </w:div>
                              </w:divsChild>
                            </w:div>
                            <w:div w:id="791359866">
                              <w:marLeft w:val="0"/>
                              <w:marRight w:val="0"/>
                              <w:marTop w:val="0"/>
                              <w:marBottom w:val="0"/>
                              <w:divBdr>
                                <w:top w:val="none" w:sz="0" w:space="0" w:color="auto"/>
                                <w:left w:val="none" w:sz="0" w:space="0" w:color="auto"/>
                                <w:bottom w:val="none" w:sz="0" w:space="0" w:color="auto"/>
                                <w:right w:val="none" w:sz="0" w:space="0" w:color="auto"/>
                              </w:divBdr>
                              <w:divsChild>
                                <w:div w:id="1977838093">
                                  <w:marLeft w:val="0"/>
                                  <w:marRight w:val="0"/>
                                  <w:marTop w:val="0"/>
                                  <w:marBottom w:val="0"/>
                                  <w:divBdr>
                                    <w:top w:val="none" w:sz="0" w:space="0" w:color="auto"/>
                                    <w:left w:val="none" w:sz="0" w:space="0" w:color="auto"/>
                                    <w:bottom w:val="none" w:sz="0" w:space="0" w:color="auto"/>
                                    <w:right w:val="none" w:sz="0" w:space="0" w:color="auto"/>
                                  </w:divBdr>
                                </w:div>
                              </w:divsChild>
                            </w:div>
                            <w:div w:id="657071795">
                              <w:marLeft w:val="0"/>
                              <w:marRight w:val="0"/>
                              <w:marTop w:val="0"/>
                              <w:marBottom w:val="0"/>
                              <w:divBdr>
                                <w:top w:val="none" w:sz="0" w:space="0" w:color="auto"/>
                                <w:left w:val="none" w:sz="0" w:space="0" w:color="auto"/>
                                <w:bottom w:val="none" w:sz="0" w:space="0" w:color="auto"/>
                                <w:right w:val="none" w:sz="0" w:space="0" w:color="auto"/>
                              </w:divBdr>
                              <w:divsChild>
                                <w:div w:id="803430274">
                                  <w:marLeft w:val="0"/>
                                  <w:marRight w:val="0"/>
                                  <w:marTop w:val="0"/>
                                  <w:marBottom w:val="0"/>
                                  <w:divBdr>
                                    <w:top w:val="none" w:sz="0" w:space="0" w:color="auto"/>
                                    <w:left w:val="none" w:sz="0" w:space="0" w:color="auto"/>
                                    <w:bottom w:val="none" w:sz="0" w:space="0" w:color="auto"/>
                                    <w:right w:val="none" w:sz="0" w:space="0" w:color="auto"/>
                                  </w:divBdr>
                                </w:div>
                              </w:divsChild>
                            </w:div>
                            <w:div w:id="509488741">
                              <w:marLeft w:val="0"/>
                              <w:marRight w:val="0"/>
                              <w:marTop w:val="0"/>
                              <w:marBottom w:val="0"/>
                              <w:divBdr>
                                <w:top w:val="none" w:sz="0" w:space="0" w:color="auto"/>
                                <w:left w:val="none" w:sz="0" w:space="0" w:color="auto"/>
                                <w:bottom w:val="none" w:sz="0" w:space="0" w:color="auto"/>
                                <w:right w:val="none" w:sz="0" w:space="0" w:color="auto"/>
                              </w:divBdr>
                              <w:divsChild>
                                <w:div w:id="1151286907">
                                  <w:marLeft w:val="0"/>
                                  <w:marRight w:val="0"/>
                                  <w:marTop w:val="0"/>
                                  <w:marBottom w:val="0"/>
                                  <w:divBdr>
                                    <w:top w:val="none" w:sz="0" w:space="0" w:color="auto"/>
                                    <w:left w:val="none" w:sz="0" w:space="0" w:color="auto"/>
                                    <w:bottom w:val="none" w:sz="0" w:space="0" w:color="auto"/>
                                    <w:right w:val="none" w:sz="0" w:space="0" w:color="auto"/>
                                  </w:divBdr>
                                </w:div>
                              </w:divsChild>
                            </w:div>
                            <w:div w:id="885458026">
                              <w:marLeft w:val="0"/>
                              <w:marRight w:val="0"/>
                              <w:marTop w:val="0"/>
                              <w:marBottom w:val="0"/>
                              <w:divBdr>
                                <w:top w:val="none" w:sz="0" w:space="0" w:color="auto"/>
                                <w:left w:val="none" w:sz="0" w:space="0" w:color="auto"/>
                                <w:bottom w:val="none" w:sz="0" w:space="0" w:color="auto"/>
                                <w:right w:val="none" w:sz="0" w:space="0" w:color="auto"/>
                              </w:divBdr>
                              <w:divsChild>
                                <w:div w:id="19358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9215">
                          <w:marLeft w:val="0"/>
                          <w:marRight w:val="0"/>
                          <w:marTop w:val="0"/>
                          <w:marBottom w:val="0"/>
                          <w:divBdr>
                            <w:top w:val="none" w:sz="0" w:space="0" w:color="auto"/>
                            <w:left w:val="none" w:sz="0" w:space="0" w:color="auto"/>
                            <w:bottom w:val="none" w:sz="0" w:space="0" w:color="auto"/>
                            <w:right w:val="none" w:sz="0" w:space="0" w:color="auto"/>
                          </w:divBdr>
                          <w:divsChild>
                            <w:div w:id="252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2550">
                      <w:marLeft w:val="0"/>
                      <w:marRight w:val="0"/>
                      <w:marTop w:val="0"/>
                      <w:marBottom w:val="0"/>
                      <w:divBdr>
                        <w:top w:val="none" w:sz="0" w:space="0" w:color="auto"/>
                        <w:left w:val="none" w:sz="0" w:space="0" w:color="auto"/>
                        <w:bottom w:val="none" w:sz="0" w:space="0" w:color="auto"/>
                        <w:right w:val="none" w:sz="0" w:space="0" w:color="auto"/>
                      </w:divBdr>
                    </w:div>
                    <w:div w:id="1173303391">
                      <w:marLeft w:val="0"/>
                      <w:marRight w:val="150"/>
                      <w:marTop w:val="0"/>
                      <w:marBottom w:val="75"/>
                      <w:divBdr>
                        <w:top w:val="none" w:sz="0" w:space="0" w:color="auto"/>
                        <w:left w:val="none" w:sz="0" w:space="0" w:color="auto"/>
                        <w:bottom w:val="none" w:sz="0" w:space="0" w:color="auto"/>
                        <w:right w:val="none" w:sz="0" w:space="0" w:color="auto"/>
                      </w:divBdr>
                    </w:div>
                    <w:div w:id="902987546">
                      <w:marLeft w:val="0"/>
                      <w:marRight w:val="0"/>
                      <w:marTop w:val="0"/>
                      <w:marBottom w:val="0"/>
                      <w:divBdr>
                        <w:top w:val="none" w:sz="0" w:space="0" w:color="auto"/>
                        <w:left w:val="none" w:sz="0" w:space="0" w:color="auto"/>
                        <w:bottom w:val="none" w:sz="0" w:space="0" w:color="auto"/>
                        <w:right w:val="none" w:sz="0" w:space="0" w:color="auto"/>
                      </w:divBdr>
                    </w:div>
                    <w:div w:id="778720798">
                      <w:marLeft w:val="0"/>
                      <w:marRight w:val="0"/>
                      <w:marTop w:val="0"/>
                      <w:marBottom w:val="0"/>
                      <w:divBdr>
                        <w:top w:val="none" w:sz="0" w:space="0" w:color="auto"/>
                        <w:left w:val="none" w:sz="0" w:space="0" w:color="auto"/>
                        <w:bottom w:val="none" w:sz="0" w:space="0" w:color="auto"/>
                        <w:right w:val="none" w:sz="0" w:space="0" w:color="auto"/>
                      </w:divBdr>
                    </w:div>
                    <w:div w:id="1647928605">
                      <w:marLeft w:val="0"/>
                      <w:marRight w:val="0"/>
                      <w:marTop w:val="0"/>
                      <w:marBottom w:val="0"/>
                      <w:divBdr>
                        <w:top w:val="none" w:sz="0" w:space="0" w:color="auto"/>
                        <w:left w:val="none" w:sz="0" w:space="0" w:color="auto"/>
                        <w:bottom w:val="none" w:sz="0" w:space="0" w:color="auto"/>
                        <w:right w:val="none" w:sz="0" w:space="0" w:color="auto"/>
                      </w:divBdr>
                      <w:divsChild>
                        <w:div w:id="1331446371">
                          <w:marLeft w:val="0"/>
                          <w:marRight w:val="0"/>
                          <w:marTop w:val="0"/>
                          <w:marBottom w:val="0"/>
                          <w:divBdr>
                            <w:top w:val="none" w:sz="0" w:space="0" w:color="auto"/>
                            <w:left w:val="none" w:sz="0" w:space="0" w:color="auto"/>
                            <w:bottom w:val="none" w:sz="0" w:space="0" w:color="auto"/>
                            <w:right w:val="none" w:sz="0" w:space="0" w:color="auto"/>
                          </w:divBdr>
                        </w:div>
                      </w:divsChild>
                    </w:div>
                    <w:div w:id="950160835">
                      <w:marLeft w:val="0"/>
                      <w:marRight w:val="150"/>
                      <w:marTop w:val="0"/>
                      <w:marBottom w:val="75"/>
                      <w:divBdr>
                        <w:top w:val="none" w:sz="0" w:space="0" w:color="auto"/>
                        <w:left w:val="none" w:sz="0" w:space="0" w:color="auto"/>
                        <w:bottom w:val="none" w:sz="0" w:space="0" w:color="auto"/>
                        <w:right w:val="none" w:sz="0" w:space="0" w:color="auto"/>
                      </w:divBdr>
                    </w:div>
                    <w:div w:id="1313407434">
                      <w:marLeft w:val="0"/>
                      <w:marRight w:val="0"/>
                      <w:marTop w:val="0"/>
                      <w:marBottom w:val="0"/>
                      <w:divBdr>
                        <w:top w:val="none" w:sz="0" w:space="0" w:color="auto"/>
                        <w:left w:val="none" w:sz="0" w:space="0" w:color="auto"/>
                        <w:bottom w:val="none" w:sz="0" w:space="0" w:color="auto"/>
                        <w:right w:val="none" w:sz="0" w:space="0" w:color="auto"/>
                      </w:divBdr>
                    </w:div>
                    <w:div w:id="863131247">
                      <w:marLeft w:val="0"/>
                      <w:marRight w:val="0"/>
                      <w:marTop w:val="0"/>
                      <w:marBottom w:val="0"/>
                      <w:divBdr>
                        <w:top w:val="none" w:sz="0" w:space="0" w:color="auto"/>
                        <w:left w:val="none" w:sz="0" w:space="0" w:color="auto"/>
                        <w:bottom w:val="none" w:sz="0" w:space="0" w:color="auto"/>
                        <w:right w:val="none" w:sz="0" w:space="0" w:color="auto"/>
                      </w:divBdr>
                      <w:divsChild>
                        <w:div w:id="939293222">
                          <w:marLeft w:val="0"/>
                          <w:marRight w:val="0"/>
                          <w:marTop w:val="0"/>
                          <w:marBottom w:val="0"/>
                          <w:divBdr>
                            <w:top w:val="none" w:sz="0" w:space="0" w:color="auto"/>
                            <w:left w:val="none" w:sz="0" w:space="0" w:color="auto"/>
                            <w:bottom w:val="none" w:sz="0" w:space="0" w:color="auto"/>
                            <w:right w:val="none" w:sz="0" w:space="0" w:color="auto"/>
                          </w:divBdr>
                        </w:div>
                      </w:divsChild>
                    </w:div>
                    <w:div w:id="243224252">
                      <w:marLeft w:val="0"/>
                      <w:marRight w:val="150"/>
                      <w:marTop w:val="0"/>
                      <w:marBottom w:val="75"/>
                      <w:divBdr>
                        <w:top w:val="none" w:sz="0" w:space="0" w:color="auto"/>
                        <w:left w:val="none" w:sz="0" w:space="0" w:color="auto"/>
                        <w:bottom w:val="none" w:sz="0" w:space="0" w:color="auto"/>
                        <w:right w:val="none" w:sz="0" w:space="0" w:color="auto"/>
                      </w:divBdr>
                    </w:div>
                    <w:div w:id="5061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50264">
          <w:marLeft w:val="0"/>
          <w:marRight w:val="0"/>
          <w:marTop w:val="0"/>
          <w:marBottom w:val="0"/>
          <w:divBdr>
            <w:top w:val="none" w:sz="0" w:space="0" w:color="auto"/>
            <w:left w:val="none" w:sz="0" w:space="0" w:color="auto"/>
            <w:bottom w:val="none" w:sz="0" w:space="0" w:color="auto"/>
            <w:right w:val="none" w:sz="0" w:space="0" w:color="auto"/>
          </w:divBdr>
          <w:divsChild>
            <w:div w:id="1557354401">
              <w:marLeft w:val="0"/>
              <w:marRight w:val="0"/>
              <w:marTop w:val="0"/>
              <w:marBottom w:val="0"/>
              <w:divBdr>
                <w:top w:val="none" w:sz="0" w:space="0" w:color="auto"/>
                <w:left w:val="none" w:sz="0" w:space="0" w:color="auto"/>
                <w:bottom w:val="none" w:sz="0" w:space="0" w:color="auto"/>
                <w:right w:val="none" w:sz="0" w:space="0" w:color="auto"/>
              </w:divBdr>
              <w:divsChild>
                <w:div w:id="802040827">
                  <w:marLeft w:val="0"/>
                  <w:marRight w:val="0"/>
                  <w:marTop w:val="0"/>
                  <w:marBottom w:val="0"/>
                  <w:divBdr>
                    <w:top w:val="none" w:sz="0" w:space="0" w:color="auto"/>
                    <w:left w:val="none" w:sz="0" w:space="0" w:color="auto"/>
                    <w:bottom w:val="none" w:sz="0" w:space="0" w:color="auto"/>
                    <w:right w:val="none" w:sz="0" w:space="0" w:color="auto"/>
                  </w:divBdr>
                </w:div>
                <w:div w:id="23291817">
                  <w:marLeft w:val="0"/>
                  <w:marRight w:val="0"/>
                  <w:marTop w:val="0"/>
                  <w:marBottom w:val="0"/>
                  <w:divBdr>
                    <w:top w:val="none" w:sz="0" w:space="0" w:color="auto"/>
                    <w:left w:val="none" w:sz="0" w:space="0" w:color="auto"/>
                    <w:bottom w:val="none" w:sz="0" w:space="0" w:color="auto"/>
                    <w:right w:val="none" w:sz="0" w:space="0" w:color="auto"/>
                  </w:divBdr>
                  <w:divsChild>
                    <w:div w:id="1635671901">
                      <w:marLeft w:val="600"/>
                      <w:marRight w:val="0"/>
                      <w:marTop w:val="0"/>
                      <w:marBottom w:val="0"/>
                      <w:divBdr>
                        <w:top w:val="none" w:sz="0" w:space="0" w:color="auto"/>
                        <w:left w:val="none" w:sz="0" w:space="0" w:color="auto"/>
                        <w:bottom w:val="none" w:sz="0" w:space="0" w:color="auto"/>
                        <w:right w:val="none" w:sz="0" w:space="0" w:color="auto"/>
                      </w:divBdr>
                    </w:div>
                    <w:div w:id="12609237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firepig.com/firepigReading/PDFExporter.aspx?url=http://www.onlinechineseastrology.com/three-blessings-report/report.aspx?Guid=BEB58F62-F3A9-4578-84B2-686FBC21CEC9&amp;name=Three_Blessing" TargetMode="External"/><Relationship Id="rId13" Type="http://schemas.openxmlformats.org/officeDocument/2006/relationships/image" Target="media/image6.gif"/><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5.gif"/><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gif"/><Relationship Id="rId1" Type="http://schemas.openxmlformats.org/officeDocument/2006/relationships/styles" Target="styles.xml"/><Relationship Id="rId6" Type="http://schemas.openxmlformats.org/officeDocument/2006/relationships/hyperlink" Target="http://www.firepig.com/firepigReading/PDFExporter.aspx?url=http://www.onlinechineseastrology.com/three-blessings-report/report.aspx?Guid=BEB58F62-F3A9-4578-84B2-686FBC21CEC9&amp;name=Three_Blessing" TargetMode="External"/><Relationship Id="rId11" Type="http://schemas.openxmlformats.org/officeDocument/2006/relationships/image" Target="media/image4.gif"/><Relationship Id="rId5" Type="http://schemas.openxmlformats.org/officeDocument/2006/relationships/comments" Target="comments.xml"/><Relationship Id="rId15" Type="http://schemas.openxmlformats.org/officeDocument/2006/relationships/image" Target="media/image8.gif"/><Relationship Id="rId10" Type="http://schemas.openxmlformats.org/officeDocument/2006/relationships/image" Target="media/image3.gif"/><Relationship Id="rId19" Type="http://schemas.microsoft.com/office/2007/relationships/stylesWithEffects" Target="stylesWithEffects.xml"/><Relationship Id="rId4" Type="http://schemas.openxmlformats.org/officeDocument/2006/relationships/image" Target="media/image1.gif"/><Relationship Id="rId9" Type="http://schemas.openxmlformats.org/officeDocument/2006/relationships/hyperlink" Target="http://www.astrology.com/readings/author_hajdu.html"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686</TotalTime>
  <Pages>16</Pages>
  <Words>5139</Words>
  <Characters>29296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54</cp:revision>
  <dcterms:created xsi:type="dcterms:W3CDTF">2012-02-12T21:46:00Z</dcterms:created>
  <dcterms:modified xsi:type="dcterms:W3CDTF">2014-01-10T07:50:00Z</dcterms:modified>
</cp:coreProperties>
</file>