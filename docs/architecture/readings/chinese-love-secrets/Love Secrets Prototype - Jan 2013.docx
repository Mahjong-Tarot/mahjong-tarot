
<file path=[Content_Types].xml><?xml version="1.0" encoding="utf-8"?>
<Types xmlns="http://schemas.openxmlformats.org/package/2006/content-types">
  <Default Extension="xml" ContentType="application/xml"/>
  <Default Extension="jpeg" ContentType="image/jpeg"/>
  <Default Extension="png" ContentType="image/png"/>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0EAB8B10" w14:textId="77777777" w:rsidR="00FA2D2F" w:rsidRDefault="00FA2D2F" w:rsidP="002928CC">
      <w:pPr>
        <w:rPr>
          <w:ins w:id="0" w:author="David Hajdu" w:date="2013-01-17T16:53:00Z"/>
        </w:rPr>
      </w:pPr>
      <w:ins w:id="1" w:author="David Hajdu" w:date="2013-01-17T16:53:00Z">
        <w:r w:rsidRPr="00FA2D2F">
          <w:t>http://www.onlinechineseastrology.com/couples-compatibility/report.aspx</w:t>
        </w:r>
        <w:proofErr w:type="gramStart"/>
        <w:r w:rsidRPr="00FA2D2F">
          <w:t>?guid</w:t>
        </w:r>
        <w:proofErr w:type="gramEnd"/>
        <w:r w:rsidRPr="00FA2D2F">
          <w:t>=B9B0BE7C-B733-4236-95AD-E6BF0C62990C</w:t>
        </w:r>
        <w:bookmarkStart w:id="2" w:name="_GoBack"/>
        <w:bookmarkEnd w:id="2"/>
      </w:ins>
    </w:p>
    <w:p w14:paraId="6602A147" w14:textId="77777777" w:rsidR="00FA2D2F" w:rsidRDefault="00FA2D2F" w:rsidP="002928CC">
      <w:pPr>
        <w:rPr>
          <w:ins w:id="3" w:author="David Hajdu" w:date="2013-01-17T16:53:00Z"/>
        </w:rPr>
      </w:pPr>
    </w:p>
    <w:p w14:paraId="0DF2110A" w14:textId="77777777" w:rsidR="002928CC" w:rsidRDefault="002928CC" w:rsidP="002928CC">
      <w:pPr>
        <w:rPr>
          <w:ins w:id="4" w:author="Bill" w:date="2013-01-16T00:39:00Z"/>
        </w:rPr>
      </w:pPr>
      <w:ins w:id="5" w:author="Bill" w:date="2013-01-16T00:39:00Z">
        <w:r>
          <w:t>Free Sample Landing Page</w:t>
        </w:r>
      </w:ins>
    </w:p>
    <w:p w14:paraId="1A8463DC" w14:textId="77777777" w:rsidR="002928CC" w:rsidRDefault="002928CC" w:rsidP="002928CC">
      <w:pPr>
        <w:pStyle w:val="ListParagraph"/>
        <w:numPr>
          <w:ilvl w:val="0"/>
          <w:numId w:val="1"/>
        </w:numPr>
        <w:rPr>
          <w:ins w:id="6" w:author="Bill" w:date="2013-01-16T00:39:00Z"/>
        </w:rPr>
      </w:pPr>
      <w:ins w:id="7" w:author="Bill" w:date="2013-01-16T00:39:00Z">
        <w:r>
          <w:t>Narrative could be better.</w:t>
        </w:r>
      </w:ins>
    </w:p>
    <w:p w14:paraId="63F79D60" w14:textId="77777777" w:rsidR="002928CC" w:rsidRDefault="002928CC" w:rsidP="002928CC">
      <w:pPr>
        <w:pStyle w:val="ListParagraph"/>
        <w:numPr>
          <w:ilvl w:val="0"/>
          <w:numId w:val="1"/>
        </w:numPr>
        <w:rPr>
          <w:ins w:id="8" w:author="Bill" w:date="2013-01-16T00:39:00Z"/>
        </w:rPr>
      </w:pPr>
      <w:ins w:id="9" w:author="Bill" w:date="2013-01-16T00:39:00Z">
        <w:r>
          <w:t>I would move price to bottom. Could discourage people from getting the free sample. Why not move 19.95 to the bottom of page/next to the order now button. And maybe change it to “only” 19.95.</w:t>
        </w:r>
      </w:ins>
    </w:p>
    <w:p w14:paraId="2D5D5D65" w14:textId="77777777" w:rsidR="00683B5E" w:rsidRPr="00683B5E" w:rsidRDefault="0045610F" w:rsidP="00683B5E">
      <w:pPr>
        <w:spacing w:line="330" w:lineRule="atLeast"/>
        <w:rPr>
          <w:rFonts w:ascii="Arial" w:eastAsia="Times New Roman" w:hAnsi="Arial" w:cs="Arial"/>
          <w:color w:val="0000FF"/>
          <w:sz w:val="21"/>
          <w:szCs w:val="21"/>
          <w:u w:val="single"/>
        </w:rPr>
      </w:pPr>
      <w:r w:rsidRPr="00683B5E">
        <w:rPr>
          <w:rFonts w:ascii="Arial" w:eastAsia="Times New Roman" w:hAnsi="Arial" w:cs="Arial"/>
          <w:color w:val="333333"/>
          <w:sz w:val="21"/>
          <w:szCs w:val="21"/>
        </w:rPr>
        <w:fldChar w:fldCharType="begin"/>
      </w:r>
      <w:r w:rsidR="00683B5E" w:rsidRPr="00683B5E">
        <w:rPr>
          <w:rFonts w:ascii="Arial" w:eastAsia="Times New Roman" w:hAnsi="Arial" w:cs="Arial"/>
          <w:color w:val="333333"/>
          <w:sz w:val="21"/>
          <w:szCs w:val="21"/>
        </w:rPr>
        <w:instrText xml:space="preserve"> HYPERLINK "http://onlinechineseastrology.com/" </w:instrText>
      </w:r>
      <w:r w:rsidRPr="00683B5E">
        <w:rPr>
          <w:rFonts w:ascii="Arial" w:eastAsia="Times New Roman" w:hAnsi="Arial" w:cs="Arial"/>
          <w:color w:val="333333"/>
          <w:sz w:val="21"/>
          <w:szCs w:val="21"/>
        </w:rPr>
        <w:fldChar w:fldCharType="separate"/>
      </w:r>
      <w:r w:rsidR="00683B5E" w:rsidRPr="00683B5E">
        <w:rPr>
          <w:rFonts w:ascii="Arial" w:eastAsia="Times New Roman" w:hAnsi="Arial" w:cs="Arial"/>
          <w:color w:val="0000FF"/>
          <w:sz w:val="21"/>
          <w:szCs w:val="21"/>
          <w:u w:val="single"/>
        </w:rPr>
        <w:br/>
      </w:r>
    </w:p>
    <w:p w14:paraId="71D4A648" w14:textId="77777777" w:rsidR="00683B5E" w:rsidRPr="00683B5E" w:rsidRDefault="0045610F" w:rsidP="00683B5E">
      <w:pPr>
        <w:spacing w:line="330" w:lineRule="atLeast"/>
        <w:rPr>
          <w:rFonts w:ascii="Times" w:hAnsi="Times"/>
          <w:color w:val="333333"/>
          <w:sz w:val="20"/>
          <w:szCs w:val="20"/>
        </w:rPr>
      </w:pPr>
      <w:r w:rsidRPr="00683B5E">
        <w:rPr>
          <w:rFonts w:ascii="Arial" w:eastAsia="Times New Roman" w:hAnsi="Arial" w:cs="Arial"/>
          <w:color w:val="333333"/>
          <w:sz w:val="21"/>
          <w:szCs w:val="21"/>
        </w:rPr>
        <w:fldChar w:fldCharType="end"/>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95"/>
        <w:gridCol w:w="1542"/>
      </w:tblGrid>
      <w:tr w:rsidR="00683B5E" w:rsidRPr="00683B5E" w14:paraId="19739293" w14:textId="77777777" w:rsidTr="00683B5E">
        <w:trPr>
          <w:tblCellSpacing w:w="15" w:type="dxa"/>
        </w:trPr>
        <w:tc>
          <w:tcPr>
            <w:tcW w:w="0" w:type="auto"/>
            <w:vAlign w:val="center"/>
            <w:hideMark/>
          </w:tcPr>
          <w:p w14:paraId="05FC1A03" w14:textId="77777777" w:rsidR="00683B5E" w:rsidRPr="00683B5E" w:rsidRDefault="00683B5E" w:rsidP="00683B5E">
            <w:pPr>
              <w:rPr>
                <w:rFonts w:ascii="Times" w:eastAsia="Times New Roman" w:hAnsi="Times" w:cs="Times New Roman"/>
                <w:sz w:val="20"/>
                <w:szCs w:val="20"/>
              </w:rPr>
            </w:pPr>
            <w:r>
              <w:rPr>
                <w:rFonts w:ascii="Times" w:eastAsia="Times New Roman" w:hAnsi="Times" w:cs="Times New Roman"/>
                <w:noProof/>
                <w:color w:val="0000FF"/>
                <w:sz w:val="2"/>
                <w:szCs w:val="2"/>
                <w:bdr w:val="none" w:sz="0" w:space="0" w:color="auto" w:frame="1"/>
              </w:rPr>
              <w:drawing>
                <wp:inline distT="0" distB="0" distL="0" distR="0" wp14:anchorId="7C976136" wp14:editId="5679436F">
                  <wp:extent cx="321945" cy="355600"/>
                  <wp:effectExtent l="0" t="0" r="8255" b="0"/>
                  <wp:docPr id="1" name="Picture 1" descr="http://www.onlinechineseastrology.com/couples-compatibility/Images/couples-compatibility-offer-report/pdf.jpg">
                    <a:hlinkClick xmlns:a="http://schemas.openxmlformats.org/drawingml/2006/main" r:id="rId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www.onlinechineseastrology.com/couples-compatibility/Images/couples-compatibility-offer-report/pdf.jpg">
                            <a:hlinkClick r:id="rId7"/>
                          </pic:cNvP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21945" cy="355600"/>
                          </a:xfrm>
                          <a:prstGeom prst="rect">
                            <a:avLst/>
                          </a:prstGeom>
                          <a:noFill/>
                          <a:ln>
                            <a:noFill/>
                          </a:ln>
                        </pic:spPr>
                      </pic:pic>
                    </a:graphicData>
                  </a:graphic>
                </wp:inline>
              </w:drawing>
            </w:r>
          </w:p>
        </w:tc>
        <w:tc>
          <w:tcPr>
            <w:tcW w:w="0" w:type="auto"/>
            <w:vAlign w:val="center"/>
            <w:hideMark/>
          </w:tcPr>
          <w:p w14:paraId="337E9053" w14:textId="77777777" w:rsidR="00683B5E" w:rsidRPr="00683B5E" w:rsidRDefault="00FA2D2F" w:rsidP="00683B5E">
            <w:pPr>
              <w:rPr>
                <w:rFonts w:ascii="Times" w:eastAsia="Times New Roman" w:hAnsi="Times" w:cs="Times New Roman"/>
                <w:sz w:val="20"/>
                <w:szCs w:val="20"/>
              </w:rPr>
            </w:pPr>
            <w:hyperlink r:id="rId9" w:history="1">
              <w:r w:rsidR="00683B5E" w:rsidRPr="00683B5E">
                <w:rPr>
                  <w:rFonts w:ascii="Times" w:eastAsia="Times New Roman" w:hAnsi="Times" w:cs="Times New Roman"/>
                  <w:color w:val="3A3A3A"/>
                  <w:sz w:val="20"/>
                  <w:szCs w:val="20"/>
                  <w:u w:val="single"/>
                </w:rPr>
                <w:t>Download as PDF</w:t>
              </w:r>
            </w:hyperlink>
          </w:p>
        </w:tc>
      </w:tr>
    </w:tbl>
    <w:p w14:paraId="01CAE3C1" w14:textId="77777777" w:rsidR="00683B5E" w:rsidRPr="00683B5E" w:rsidRDefault="00683B5E" w:rsidP="00683B5E">
      <w:pPr>
        <w:shd w:val="clear" w:color="auto" w:fill="FFFFFF"/>
        <w:spacing w:line="330" w:lineRule="atLeast"/>
        <w:jc w:val="both"/>
        <w:rPr>
          <w:rFonts w:ascii="Times New Roman" w:eastAsia="Times New Roman" w:hAnsi="Times New Roman" w:cs="Times New Roman"/>
          <w:b/>
          <w:bCs/>
          <w:color w:val="333333"/>
          <w:sz w:val="27"/>
          <w:szCs w:val="27"/>
        </w:rPr>
      </w:pPr>
      <w:r w:rsidRPr="00683B5E">
        <w:rPr>
          <w:rFonts w:ascii="Times New Roman" w:eastAsia="Times New Roman" w:hAnsi="Times New Roman" w:cs="Times New Roman"/>
          <w:b/>
          <w:bCs/>
          <w:color w:val="333333"/>
          <w:sz w:val="27"/>
          <w:szCs w:val="27"/>
        </w:rPr>
        <w:t xml:space="preserve">Birth </w:t>
      </w:r>
      <w:commentRangeStart w:id="10"/>
      <w:commentRangeStart w:id="11"/>
      <w:r w:rsidRPr="00683B5E">
        <w:rPr>
          <w:rFonts w:ascii="Times New Roman" w:eastAsia="Times New Roman" w:hAnsi="Times New Roman" w:cs="Times New Roman"/>
          <w:b/>
          <w:bCs/>
          <w:color w:val="333333"/>
          <w:sz w:val="27"/>
          <w:szCs w:val="27"/>
        </w:rPr>
        <w:t>Dates</w:t>
      </w:r>
      <w:commentRangeEnd w:id="10"/>
      <w:r w:rsidR="002928CC">
        <w:rPr>
          <w:rStyle w:val="CommentReference"/>
        </w:rPr>
        <w:commentReference w:id="10"/>
      </w:r>
      <w:commentRangeEnd w:id="11"/>
      <w:r w:rsidR="00DA30A7">
        <w:rPr>
          <w:rStyle w:val="CommentReference"/>
        </w:rPr>
        <w:commentReference w:id="11"/>
      </w:r>
      <w:r w:rsidRPr="00683B5E">
        <w:rPr>
          <w:rFonts w:ascii="Times New Roman" w:eastAsia="Times New Roman" w:hAnsi="Times New Roman" w:cs="Times New Roman"/>
          <w:b/>
          <w:bCs/>
          <w:color w:val="333333"/>
          <w:sz w:val="27"/>
          <w:szCs w:val="27"/>
        </w:rPr>
        <w:t>:</w:t>
      </w:r>
    </w:p>
    <w:p w14:paraId="5F900820" w14:textId="77777777" w:rsidR="00683B5E" w:rsidRPr="00683B5E" w:rsidRDefault="00683B5E" w:rsidP="00683B5E">
      <w:pPr>
        <w:shd w:val="clear" w:color="auto" w:fill="FFFFFF"/>
        <w:spacing w:line="330" w:lineRule="atLeast"/>
        <w:jc w:val="both"/>
        <w:rPr>
          <w:rFonts w:ascii="Times New Roman" w:eastAsia="Times New Roman" w:hAnsi="Times New Roman" w:cs="Times New Roman"/>
          <w:b/>
          <w:bCs/>
          <w:color w:val="333333"/>
          <w:sz w:val="27"/>
          <w:szCs w:val="27"/>
        </w:rPr>
      </w:pPr>
      <w:proofErr w:type="gramStart"/>
      <w:r w:rsidRPr="00683B5E">
        <w:rPr>
          <w:rFonts w:ascii="Times New Roman" w:eastAsia="Times New Roman" w:hAnsi="Times New Roman" w:cs="Times New Roman"/>
          <w:b/>
          <w:bCs/>
          <w:color w:val="EF316E"/>
          <w:sz w:val="27"/>
          <w:szCs w:val="27"/>
        </w:rPr>
        <w:t>Lorie :</w:t>
      </w:r>
      <w:proofErr w:type="gramEnd"/>
    </w:p>
    <w:p w14:paraId="3394A97E" w14:textId="77777777" w:rsidR="00683B5E" w:rsidRPr="00683B5E" w:rsidRDefault="00683B5E" w:rsidP="00683B5E">
      <w:pPr>
        <w:shd w:val="clear" w:color="auto" w:fill="FFFFFF"/>
        <w:spacing w:line="330" w:lineRule="atLeast"/>
        <w:jc w:val="both"/>
        <w:rPr>
          <w:rFonts w:ascii="Times New Roman" w:eastAsia="Times New Roman" w:hAnsi="Times New Roman" w:cs="Times New Roman"/>
          <w:b/>
          <w:bCs/>
          <w:color w:val="333333"/>
          <w:sz w:val="27"/>
          <w:szCs w:val="27"/>
        </w:rPr>
      </w:pPr>
      <w:proofErr w:type="gramStart"/>
      <w:r w:rsidRPr="00683B5E">
        <w:rPr>
          <w:rFonts w:ascii="Times New Roman" w:eastAsia="Times New Roman" w:hAnsi="Times New Roman" w:cs="Times New Roman"/>
          <w:b/>
          <w:bCs/>
          <w:color w:val="EF316E"/>
          <w:sz w:val="27"/>
          <w:szCs w:val="27"/>
        </w:rPr>
        <w:t>Brad :</w:t>
      </w:r>
      <w:proofErr w:type="gramEnd"/>
    </w:p>
    <w:p w14:paraId="69370689" w14:textId="77777777" w:rsidR="00683B5E" w:rsidRPr="00683B5E" w:rsidRDefault="00683B5E" w:rsidP="00683B5E">
      <w:pPr>
        <w:shd w:val="clear" w:color="auto" w:fill="FFFFFF"/>
        <w:spacing w:line="330" w:lineRule="atLeast"/>
        <w:jc w:val="both"/>
        <w:rPr>
          <w:rFonts w:ascii="Times New Roman" w:eastAsia="Times New Roman" w:hAnsi="Times New Roman" w:cs="Times New Roman"/>
          <w:b/>
          <w:bCs/>
          <w:color w:val="333333"/>
          <w:sz w:val="27"/>
          <w:szCs w:val="27"/>
        </w:rPr>
      </w:pPr>
      <w:r w:rsidRPr="00683B5E">
        <w:rPr>
          <w:rFonts w:ascii="Times New Roman" w:eastAsia="Times New Roman" w:hAnsi="Times New Roman" w:cs="Times New Roman"/>
          <w:b/>
          <w:bCs/>
          <w:color w:val="333333"/>
          <w:sz w:val="27"/>
          <w:szCs w:val="27"/>
        </w:rPr>
        <w:t> </w:t>
      </w:r>
    </w:p>
    <w:p w14:paraId="7F02A5B5" w14:textId="77777777" w:rsidR="00683B5E" w:rsidRPr="00683B5E" w:rsidRDefault="00683B5E" w:rsidP="00683B5E">
      <w:pPr>
        <w:shd w:val="clear" w:color="auto" w:fill="FFFFFF"/>
        <w:spacing w:line="330" w:lineRule="atLeast"/>
        <w:jc w:val="both"/>
        <w:rPr>
          <w:rFonts w:ascii="Times New Roman" w:eastAsia="Times New Roman" w:hAnsi="Times New Roman" w:cs="Times New Roman"/>
          <w:b/>
          <w:bCs/>
          <w:color w:val="333333"/>
          <w:sz w:val="27"/>
          <w:szCs w:val="27"/>
        </w:rPr>
      </w:pPr>
      <w:r w:rsidRPr="00683B5E">
        <w:rPr>
          <w:rFonts w:ascii="Times New Roman" w:eastAsia="Times New Roman" w:hAnsi="Times New Roman" w:cs="Times New Roman"/>
          <w:b/>
          <w:bCs/>
          <w:color w:val="333333"/>
          <w:sz w:val="27"/>
          <w:szCs w:val="27"/>
        </w:rPr>
        <w:t>June 03, 1950</w:t>
      </w:r>
    </w:p>
    <w:p w14:paraId="239C1F32" w14:textId="77777777" w:rsidR="00683B5E" w:rsidRPr="00683B5E" w:rsidRDefault="00683B5E" w:rsidP="00683B5E">
      <w:pPr>
        <w:shd w:val="clear" w:color="auto" w:fill="FFFFFF"/>
        <w:spacing w:line="330" w:lineRule="atLeast"/>
        <w:jc w:val="both"/>
        <w:rPr>
          <w:rFonts w:ascii="Times New Roman" w:eastAsia="Times New Roman" w:hAnsi="Times New Roman" w:cs="Times New Roman"/>
          <w:b/>
          <w:bCs/>
          <w:color w:val="333333"/>
          <w:sz w:val="27"/>
          <w:szCs w:val="27"/>
        </w:rPr>
      </w:pPr>
      <w:r w:rsidRPr="00683B5E">
        <w:rPr>
          <w:rFonts w:ascii="Times New Roman" w:eastAsia="Times New Roman" w:hAnsi="Times New Roman" w:cs="Times New Roman"/>
          <w:b/>
          <w:bCs/>
          <w:color w:val="333333"/>
          <w:sz w:val="27"/>
          <w:szCs w:val="27"/>
        </w:rPr>
        <w:t>February 06, 1947</w:t>
      </w:r>
    </w:p>
    <w:p w14:paraId="3765802E" w14:textId="77777777" w:rsidR="00683B5E" w:rsidRPr="00683B5E" w:rsidRDefault="00683B5E" w:rsidP="00683B5E">
      <w:pPr>
        <w:shd w:val="clear" w:color="auto" w:fill="FFFFFF"/>
        <w:spacing w:line="330" w:lineRule="atLeast"/>
        <w:jc w:val="both"/>
        <w:rPr>
          <w:rFonts w:ascii="Times New Roman" w:eastAsia="Times New Roman" w:hAnsi="Times New Roman" w:cs="Times New Roman"/>
          <w:b/>
          <w:bCs/>
          <w:color w:val="333333"/>
          <w:sz w:val="27"/>
          <w:szCs w:val="27"/>
        </w:rPr>
      </w:pPr>
      <w:r w:rsidRPr="00683B5E">
        <w:rPr>
          <w:rFonts w:ascii="Times New Roman" w:eastAsia="Times New Roman" w:hAnsi="Times New Roman" w:cs="Times New Roman"/>
          <w:b/>
          <w:bCs/>
          <w:color w:val="333333"/>
          <w:sz w:val="27"/>
          <w:szCs w:val="27"/>
        </w:rPr>
        <w:t> </w:t>
      </w:r>
    </w:p>
    <w:p w14:paraId="4BF33555" w14:textId="77777777" w:rsidR="00683B5E" w:rsidRPr="00683B5E" w:rsidRDefault="00683B5E" w:rsidP="00683B5E">
      <w:pPr>
        <w:shd w:val="clear" w:color="auto" w:fill="FFFFFF"/>
        <w:spacing w:line="330" w:lineRule="atLeast"/>
        <w:jc w:val="both"/>
        <w:rPr>
          <w:rFonts w:ascii="Times New Roman" w:eastAsia="Times New Roman" w:hAnsi="Times New Roman" w:cs="Times New Roman"/>
          <w:b/>
          <w:bCs/>
          <w:color w:val="333333"/>
          <w:sz w:val="27"/>
          <w:szCs w:val="27"/>
        </w:rPr>
      </w:pPr>
      <w:r w:rsidRPr="00683B5E">
        <w:rPr>
          <w:rFonts w:ascii="Times New Roman" w:eastAsia="Times New Roman" w:hAnsi="Times New Roman" w:cs="Times New Roman"/>
          <w:b/>
          <w:bCs/>
          <w:color w:val="333333"/>
          <w:sz w:val="27"/>
          <w:szCs w:val="27"/>
        </w:rPr>
        <w:t>-- 12 PM</w:t>
      </w:r>
    </w:p>
    <w:p w14:paraId="4C51E8CD" w14:textId="77777777" w:rsidR="00683B5E" w:rsidRPr="00683B5E" w:rsidRDefault="00683B5E" w:rsidP="00683B5E">
      <w:pPr>
        <w:shd w:val="clear" w:color="auto" w:fill="FFFFFF"/>
        <w:spacing w:line="330" w:lineRule="atLeast"/>
        <w:jc w:val="both"/>
        <w:rPr>
          <w:rFonts w:ascii="Times New Roman" w:eastAsia="Times New Roman" w:hAnsi="Times New Roman" w:cs="Times New Roman"/>
          <w:b/>
          <w:bCs/>
          <w:color w:val="333333"/>
          <w:sz w:val="27"/>
          <w:szCs w:val="27"/>
        </w:rPr>
      </w:pPr>
      <w:r w:rsidRPr="00683B5E">
        <w:rPr>
          <w:rFonts w:ascii="Times New Roman" w:eastAsia="Times New Roman" w:hAnsi="Times New Roman" w:cs="Times New Roman"/>
          <w:b/>
          <w:bCs/>
          <w:color w:val="333333"/>
          <w:sz w:val="27"/>
          <w:szCs w:val="27"/>
        </w:rPr>
        <w:t>-- 1 PM</w:t>
      </w:r>
    </w:p>
    <w:p w14:paraId="7D5CE207" w14:textId="77777777" w:rsidR="00683B5E" w:rsidRPr="00683B5E" w:rsidRDefault="00683B5E" w:rsidP="00683B5E">
      <w:pPr>
        <w:shd w:val="clear" w:color="auto" w:fill="FFFFFF"/>
        <w:spacing w:line="330" w:lineRule="atLeast"/>
        <w:rPr>
          <w:rFonts w:ascii="Arial" w:eastAsia="Times New Roman" w:hAnsi="Arial" w:cs="Arial"/>
          <w:color w:val="333333"/>
          <w:sz w:val="21"/>
          <w:szCs w:val="21"/>
        </w:rPr>
      </w:pPr>
      <w:r w:rsidRPr="00683B5E">
        <w:rPr>
          <w:rFonts w:ascii="Times New Roman" w:eastAsia="Times New Roman" w:hAnsi="Times New Roman" w:cs="Times New Roman"/>
          <w:b/>
          <w:bCs/>
          <w:color w:val="FFFFFF"/>
          <w:sz w:val="28"/>
          <w:szCs w:val="28"/>
        </w:rPr>
        <w:t xml:space="preserve">  </w:t>
      </w:r>
      <w:commentRangeStart w:id="12"/>
      <w:r w:rsidRPr="00683B5E">
        <w:rPr>
          <w:rFonts w:ascii="Times New Roman" w:eastAsia="Times New Roman" w:hAnsi="Times New Roman" w:cs="Times New Roman"/>
          <w:b/>
          <w:bCs/>
          <w:color w:val="FFFFFF"/>
          <w:sz w:val="28"/>
          <w:szCs w:val="28"/>
        </w:rPr>
        <w:t>Introduction</w:t>
      </w:r>
      <w:commentRangeEnd w:id="12"/>
      <w:r w:rsidR="00DA30A7">
        <w:rPr>
          <w:rStyle w:val="CommentReference"/>
        </w:rPr>
        <w:commentReference w:id="12"/>
      </w:r>
    </w:p>
    <w:p w14:paraId="6F581369" w14:textId="77777777" w:rsidR="00683B5E" w:rsidRPr="00683B5E" w:rsidRDefault="00683B5E" w:rsidP="00683B5E">
      <w:pPr>
        <w:shd w:val="clear" w:color="auto" w:fill="FFFFFF"/>
        <w:spacing w:line="330" w:lineRule="atLeast"/>
        <w:jc w:val="both"/>
        <w:rPr>
          <w:rFonts w:ascii="Arial" w:eastAsia="Times New Roman" w:hAnsi="Arial" w:cs="Arial"/>
          <w:color w:val="333333"/>
          <w:sz w:val="21"/>
          <w:szCs w:val="21"/>
        </w:rPr>
      </w:pPr>
      <w:r>
        <w:rPr>
          <w:rFonts w:ascii="Arial" w:eastAsia="Times New Roman" w:hAnsi="Arial" w:cs="Arial"/>
          <w:noProof/>
          <w:color w:val="333333"/>
          <w:sz w:val="21"/>
          <w:szCs w:val="21"/>
        </w:rPr>
        <w:drawing>
          <wp:inline distT="0" distB="0" distL="0" distR="0" wp14:anchorId="051CEC0B" wp14:editId="419818FE">
            <wp:extent cx="1735455" cy="1388745"/>
            <wp:effectExtent l="0" t="0" r="0" b="8255"/>
            <wp:docPr id="2" name="Picture 2" descr="http://www.onlinechineseastrology.com/couples-compatibility/Images/couples-compatibility-offer-report/img-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www.onlinechineseastrology.com/couples-compatibility/Images/couples-compatibility-offer-report/img-1.jp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735455" cy="1388745"/>
                    </a:xfrm>
                    <a:prstGeom prst="rect">
                      <a:avLst/>
                    </a:prstGeom>
                    <a:noFill/>
                    <a:ln>
                      <a:noFill/>
                    </a:ln>
                  </pic:spPr>
                </pic:pic>
              </a:graphicData>
            </a:graphic>
          </wp:inline>
        </w:drawing>
      </w:r>
    </w:p>
    <w:p w14:paraId="20EDA080" w14:textId="77777777" w:rsidR="00683B5E" w:rsidRPr="00683B5E" w:rsidRDefault="00683B5E" w:rsidP="00683B5E">
      <w:pPr>
        <w:shd w:val="clear" w:color="auto" w:fill="FFFFFF"/>
        <w:spacing w:line="330" w:lineRule="atLeast"/>
        <w:jc w:val="both"/>
        <w:rPr>
          <w:rFonts w:ascii="Arial" w:eastAsia="Times New Roman" w:hAnsi="Arial" w:cs="Arial"/>
          <w:color w:val="333333"/>
          <w:sz w:val="21"/>
          <w:szCs w:val="21"/>
        </w:rPr>
      </w:pPr>
      <w:r w:rsidRPr="00683B5E">
        <w:rPr>
          <w:rFonts w:ascii="Arial" w:eastAsia="Times New Roman" w:hAnsi="Arial" w:cs="Arial"/>
          <w:color w:val="333333"/>
          <w:sz w:val="21"/>
          <w:szCs w:val="21"/>
        </w:rPr>
        <w:t>So you want to know if you have found the perfect match</w:t>
      </w:r>
      <w:proofErr w:type="gramStart"/>
      <w:r w:rsidRPr="00683B5E">
        <w:rPr>
          <w:rFonts w:ascii="Arial" w:eastAsia="Times New Roman" w:hAnsi="Arial" w:cs="Arial"/>
          <w:color w:val="333333"/>
          <w:sz w:val="21"/>
          <w:szCs w:val="21"/>
        </w:rPr>
        <w:t>?!</w:t>
      </w:r>
      <w:proofErr w:type="gramEnd"/>
      <w:r w:rsidRPr="00683B5E">
        <w:rPr>
          <w:rFonts w:ascii="Arial" w:eastAsia="Times New Roman" w:hAnsi="Arial" w:cs="Arial"/>
          <w:color w:val="333333"/>
          <w:sz w:val="21"/>
          <w:szCs w:val="21"/>
        </w:rPr>
        <w:t xml:space="preserve"> Or, maybe things haven’t </w:t>
      </w:r>
      <w:commentRangeStart w:id="13"/>
      <w:r w:rsidRPr="00683B5E">
        <w:rPr>
          <w:rFonts w:ascii="Arial" w:eastAsia="Times New Roman" w:hAnsi="Arial" w:cs="Arial"/>
          <w:color w:val="333333"/>
          <w:sz w:val="21"/>
          <w:szCs w:val="21"/>
        </w:rPr>
        <w:t>turned</w:t>
      </w:r>
      <w:commentRangeEnd w:id="13"/>
      <w:r w:rsidR="00DA30A7">
        <w:rPr>
          <w:rStyle w:val="CommentReference"/>
        </w:rPr>
        <w:commentReference w:id="13"/>
      </w:r>
      <w:r w:rsidRPr="00683B5E">
        <w:rPr>
          <w:rFonts w:ascii="Arial" w:eastAsia="Times New Roman" w:hAnsi="Arial" w:cs="Arial"/>
          <w:color w:val="333333"/>
          <w:sz w:val="21"/>
          <w:szCs w:val="21"/>
        </w:rPr>
        <w:t xml:space="preserve"> out the way you thought, and you are now wondering if your partner is really a native of planet Earth. Well, you better have a seat, and maybe a stiff drink. You are about to read a no holes-barred analysis. Is it Cupid or Loki (God of Mischief) who has loosed that arrow? The answer may surprise you.</w:t>
      </w:r>
    </w:p>
    <w:p w14:paraId="573323FE" w14:textId="77777777" w:rsidR="00683B5E" w:rsidRPr="00683B5E" w:rsidRDefault="00683B5E" w:rsidP="00683B5E">
      <w:pPr>
        <w:shd w:val="clear" w:color="auto" w:fill="FFFFFF"/>
        <w:spacing w:line="330" w:lineRule="atLeast"/>
        <w:jc w:val="both"/>
        <w:rPr>
          <w:rFonts w:ascii="Arial" w:eastAsia="Times New Roman" w:hAnsi="Arial" w:cs="Arial"/>
          <w:color w:val="333333"/>
          <w:sz w:val="21"/>
          <w:szCs w:val="21"/>
        </w:rPr>
      </w:pPr>
      <w:r>
        <w:rPr>
          <w:rFonts w:ascii="Arial" w:eastAsia="Times New Roman" w:hAnsi="Arial" w:cs="Arial"/>
          <w:noProof/>
          <w:color w:val="333333"/>
          <w:sz w:val="21"/>
          <w:szCs w:val="21"/>
        </w:rPr>
        <w:lastRenderedPageBreak/>
        <w:drawing>
          <wp:inline distT="0" distB="0" distL="0" distR="0" wp14:anchorId="0303AE8E" wp14:editId="3F4C2EBD">
            <wp:extent cx="1735455" cy="1617345"/>
            <wp:effectExtent l="0" t="0" r="0" b="8255"/>
            <wp:docPr id="3" name="Picture 3" descr="http://www.onlinechineseastrology.com/couples-compatibility/Images/couples-compatibility-offer-report/img-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www.onlinechineseastrology.com/couples-compatibility/Images/couples-compatibility-offer-report/img-2.jp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735455" cy="1617345"/>
                    </a:xfrm>
                    <a:prstGeom prst="rect">
                      <a:avLst/>
                    </a:prstGeom>
                    <a:noFill/>
                    <a:ln>
                      <a:noFill/>
                    </a:ln>
                  </pic:spPr>
                </pic:pic>
              </a:graphicData>
            </a:graphic>
          </wp:inline>
        </w:drawing>
      </w:r>
    </w:p>
    <w:p w14:paraId="5FF8AAC7" w14:textId="77777777" w:rsidR="00683B5E" w:rsidRDefault="00683B5E" w:rsidP="00683B5E">
      <w:pPr>
        <w:shd w:val="clear" w:color="auto" w:fill="FFFFFF"/>
        <w:spacing w:line="330" w:lineRule="atLeast"/>
        <w:jc w:val="both"/>
        <w:rPr>
          <w:ins w:id="14" w:author="Bill" w:date="2013-01-16T00:56:00Z"/>
          <w:rFonts w:ascii="Arial" w:eastAsia="Times New Roman" w:hAnsi="Arial" w:cs="Arial"/>
          <w:color w:val="333333"/>
          <w:sz w:val="21"/>
          <w:szCs w:val="21"/>
        </w:rPr>
      </w:pPr>
      <w:r w:rsidRPr="00683B5E">
        <w:rPr>
          <w:rFonts w:ascii="Arial" w:eastAsia="Times New Roman" w:hAnsi="Arial" w:cs="Arial"/>
          <w:color w:val="333333"/>
          <w:sz w:val="21"/>
          <w:szCs w:val="21"/>
        </w:rPr>
        <w:t xml:space="preserve">One thing you probably do know is relationships are complicated. Not to worry. Chinese Astrology is more than capable of revealing what you need to know. You no doubt will be happy to </w:t>
      </w:r>
      <w:ins w:id="15" w:author="Bill" w:date="2013-01-16T00:55:00Z">
        <w:r w:rsidR="00DB7F7C">
          <w:rPr>
            <w:rFonts w:ascii="Arial" w:eastAsia="Times New Roman" w:hAnsi="Arial" w:cs="Arial"/>
            <w:color w:val="333333"/>
            <w:sz w:val="21"/>
            <w:szCs w:val="21"/>
          </w:rPr>
          <w:t>know</w:t>
        </w:r>
      </w:ins>
      <w:del w:id="16" w:author="Bill" w:date="2013-01-16T00:55:00Z">
        <w:r w:rsidRPr="00683B5E" w:rsidDel="00DB7F7C">
          <w:rPr>
            <w:rFonts w:ascii="Arial" w:eastAsia="Times New Roman" w:hAnsi="Arial" w:cs="Arial"/>
            <w:color w:val="333333"/>
            <w:sz w:val="21"/>
            <w:szCs w:val="21"/>
          </w:rPr>
          <w:delText>look at that</w:delText>
        </w:r>
      </w:del>
      <w:r w:rsidRPr="00683B5E">
        <w:rPr>
          <w:rFonts w:ascii="Arial" w:eastAsia="Times New Roman" w:hAnsi="Arial" w:cs="Arial"/>
          <w:color w:val="333333"/>
          <w:sz w:val="21"/>
          <w:szCs w:val="21"/>
        </w:rPr>
        <w:t xml:space="preserve"> one number </w:t>
      </w:r>
      <w:del w:id="17" w:author="Bill" w:date="2013-01-16T00:55:00Z">
        <w:r w:rsidRPr="00683B5E" w:rsidDel="00DB7F7C">
          <w:rPr>
            <w:rFonts w:ascii="Arial" w:eastAsia="Times New Roman" w:hAnsi="Arial" w:cs="Arial"/>
            <w:color w:val="333333"/>
            <w:sz w:val="21"/>
            <w:szCs w:val="21"/>
          </w:rPr>
          <w:delText xml:space="preserve">that </w:delText>
        </w:r>
      </w:del>
      <w:r w:rsidRPr="00683B5E">
        <w:rPr>
          <w:rFonts w:ascii="Arial" w:eastAsia="Times New Roman" w:hAnsi="Arial" w:cs="Arial"/>
          <w:color w:val="333333"/>
          <w:sz w:val="21"/>
          <w:szCs w:val="21"/>
        </w:rPr>
        <w:t>gives you an overall rating of your match. Yes, there is one, and you</w:t>
      </w:r>
      <w:ins w:id="18" w:author="Bill" w:date="2013-01-16T00:55:00Z">
        <w:r w:rsidR="00DB7F7C">
          <w:rPr>
            <w:rFonts w:ascii="Arial" w:eastAsia="Times New Roman" w:hAnsi="Arial" w:cs="Arial"/>
            <w:color w:val="333333"/>
            <w:sz w:val="21"/>
            <w:szCs w:val="21"/>
          </w:rPr>
          <w:t>’</w:t>
        </w:r>
      </w:ins>
      <w:del w:id="19" w:author="Bill" w:date="2013-01-16T00:55:00Z">
        <w:r w:rsidRPr="00683B5E" w:rsidDel="00DB7F7C">
          <w:rPr>
            <w:rFonts w:ascii="Arial" w:eastAsia="Times New Roman" w:hAnsi="Arial" w:cs="Arial"/>
            <w:color w:val="333333"/>
            <w:sz w:val="21"/>
            <w:szCs w:val="21"/>
          </w:rPr>
          <w:delText xml:space="preserve"> wi</w:delText>
        </w:r>
      </w:del>
      <w:r w:rsidRPr="00683B5E">
        <w:rPr>
          <w:rFonts w:ascii="Arial" w:eastAsia="Times New Roman" w:hAnsi="Arial" w:cs="Arial"/>
          <w:color w:val="333333"/>
          <w:sz w:val="21"/>
          <w:szCs w:val="21"/>
        </w:rPr>
        <w:t>ll see it soon. If it's a scorching </w:t>
      </w:r>
      <w:r w:rsidRPr="00683B5E">
        <w:rPr>
          <w:rFonts w:ascii="Arial" w:eastAsia="Times New Roman" w:hAnsi="Arial" w:cs="Arial"/>
          <w:b/>
          <w:bCs/>
          <w:color w:val="333333"/>
          <w:sz w:val="21"/>
          <w:szCs w:val="21"/>
        </w:rPr>
        <w:t>98%</w:t>
      </w:r>
      <w:r w:rsidRPr="00683B5E">
        <w:rPr>
          <w:rFonts w:ascii="Arial" w:eastAsia="Times New Roman" w:hAnsi="Arial" w:cs="Arial"/>
          <w:color w:val="333333"/>
          <w:sz w:val="21"/>
          <w:szCs w:val="21"/>
        </w:rPr>
        <w:t xml:space="preserve"> favorable, you can put aside the report for rainy day reading and go celebrate. More likely than not, however, it's going to raise more questions than it answers, </w:t>
      </w:r>
      <w:ins w:id="20" w:author="Bill" w:date="2013-01-16T00:56:00Z">
        <w:r w:rsidR="00DB7F7C">
          <w:rPr>
            <w:rFonts w:ascii="Arial" w:eastAsia="Times New Roman" w:hAnsi="Arial" w:cs="Arial"/>
            <w:color w:val="333333"/>
            <w:sz w:val="21"/>
            <w:szCs w:val="21"/>
          </w:rPr>
          <w:t>probably</w:t>
        </w:r>
      </w:ins>
      <w:del w:id="21" w:author="Bill" w:date="2013-01-16T00:56:00Z">
        <w:r w:rsidRPr="00683B5E" w:rsidDel="00DB7F7C">
          <w:rPr>
            <w:rFonts w:ascii="Arial" w:eastAsia="Times New Roman" w:hAnsi="Arial" w:cs="Arial"/>
            <w:color w:val="333333"/>
            <w:sz w:val="21"/>
            <w:szCs w:val="21"/>
          </w:rPr>
          <w:delText>either</w:delText>
        </w:r>
      </w:del>
      <w:r w:rsidRPr="00683B5E">
        <w:rPr>
          <w:rFonts w:ascii="Arial" w:eastAsia="Times New Roman" w:hAnsi="Arial" w:cs="Arial"/>
          <w:color w:val="333333"/>
          <w:sz w:val="21"/>
          <w:szCs w:val="21"/>
        </w:rPr>
        <w:t xml:space="preserve"> by being a lot closer to a so-so, </w:t>
      </w:r>
      <w:r w:rsidRPr="00683B5E">
        <w:rPr>
          <w:rFonts w:ascii="Arial" w:eastAsia="Times New Roman" w:hAnsi="Arial" w:cs="Arial"/>
          <w:b/>
          <w:bCs/>
          <w:color w:val="333333"/>
          <w:sz w:val="21"/>
          <w:szCs w:val="21"/>
        </w:rPr>
        <w:t>50%</w:t>
      </w:r>
      <w:r w:rsidRPr="00683B5E">
        <w:rPr>
          <w:rFonts w:ascii="Arial" w:eastAsia="Times New Roman" w:hAnsi="Arial" w:cs="Arial"/>
          <w:color w:val="333333"/>
          <w:sz w:val="21"/>
          <w:szCs w:val="21"/>
        </w:rPr>
        <w:t> favorable rating</w:t>
      </w:r>
      <w:del w:id="22" w:author="Bill" w:date="2013-01-16T00:56:00Z">
        <w:r w:rsidRPr="00683B5E" w:rsidDel="00DB7F7C">
          <w:rPr>
            <w:rFonts w:ascii="Arial" w:eastAsia="Times New Roman" w:hAnsi="Arial" w:cs="Arial"/>
            <w:color w:val="333333"/>
            <w:sz w:val="21"/>
            <w:szCs w:val="21"/>
          </w:rPr>
          <w:delText>, or even less</w:delText>
        </w:r>
      </w:del>
      <w:r w:rsidRPr="00683B5E">
        <w:rPr>
          <w:rFonts w:ascii="Arial" w:eastAsia="Times New Roman" w:hAnsi="Arial" w:cs="Arial"/>
          <w:color w:val="333333"/>
          <w:sz w:val="21"/>
          <w:szCs w:val="21"/>
        </w:rPr>
        <w:t>.</w:t>
      </w:r>
    </w:p>
    <w:p w14:paraId="61BC7686" w14:textId="77777777" w:rsidR="00DB7F7C" w:rsidRPr="00683B5E" w:rsidRDefault="00DB7F7C" w:rsidP="00683B5E">
      <w:pPr>
        <w:shd w:val="clear" w:color="auto" w:fill="FFFFFF"/>
        <w:spacing w:line="330" w:lineRule="atLeast"/>
        <w:jc w:val="both"/>
        <w:rPr>
          <w:rFonts w:ascii="Arial" w:eastAsia="Times New Roman" w:hAnsi="Arial" w:cs="Arial"/>
          <w:color w:val="333333"/>
          <w:sz w:val="21"/>
          <w:szCs w:val="21"/>
        </w:rPr>
      </w:pPr>
    </w:p>
    <w:p w14:paraId="161BD18B" w14:textId="77777777" w:rsidR="00683B5E" w:rsidRDefault="00683B5E" w:rsidP="00683B5E">
      <w:pPr>
        <w:shd w:val="clear" w:color="auto" w:fill="FFFFFF"/>
        <w:spacing w:line="330" w:lineRule="atLeast"/>
        <w:jc w:val="both"/>
        <w:rPr>
          <w:ins w:id="23" w:author="Bill" w:date="2013-01-16T00:59:00Z"/>
          <w:rFonts w:ascii="Arial" w:eastAsia="Times New Roman" w:hAnsi="Arial" w:cs="Arial"/>
          <w:color w:val="333333"/>
          <w:sz w:val="21"/>
          <w:szCs w:val="21"/>
        </w:rPr>
      </w:pPr>
      <w:r w:rsidRPr="00683B5E">
        <w:rPr>
          <w:rFonts w:ascii="Arial" w:eastAsia="Times New Roman" w:hAnsi="Arial" w:cs="Arial"/>
          <w:color w:val="333333"/>
          <w:sz w:val="21"/>
          <w:szCs w:val="21"/>
        </w:rPr>
        <w:t>Unfortunately this is the more usual situation. Drat. If your relationship is at all normal, it has its good and bad points. You</w:t>
      </w:r>
      <w:ins w:id="24" w:author="Bill" w:date="2013-01-16T00:57:00Z">
        <w:r w:rsidR="00DB7F7C">
          <w:rPr>
            <w:rFonts w:ascii="Arial" w:eastAsia="Times New Roman" w:hAnsi="Arial" w:cs="Arial"/>
            <w:color w:val="333333"/>
            <w:sz w:val="21"/>
            <w:szCs w:val="21"/>
          </w:rPr>
          <w:t>’</w:t>
        </w:r>
      </w:ins>
      <w:del w:id="25" w:author="Bill" w:date="2013-01-16T00:57:00Z">
        <w:r w:rsidRPr="00683B5E" w:rsidDel="00DB7F7C">
          <w:rPr>
            <w:rFonts w:ascii="Arial" w:eastAsia="Times New Roman" w:hAnsi="Arial" w:cs="Arial"/>
            <w:color w:val="333333"/>
            <w:sz w:val="21"/>
            <w:szCs w:val="21"/>
          </w:rPr>
          <w:delText xml:space="preserve"> wi</w:delText>
        </w:r>
      </w:del>
      <w:r w:rsidRPr="00683B5E">
        <w:rPr>
          <w:rFonts w:ascii="Arial" w:eastAsia="Times New Roman" w:hAnsi="Arial" w:cs="Arial"/>
          <w:color w:val="333333"/>
          <w:sz w:val="21"/>
          <w:szCs w:val="21"/>
        </w:rPr>
        <w:t xml:space="preserve">ll be able to pick them out as you read the following pages. There might even be times when a comment contradicts something you just read. Are you surprised? </w:t>
      </w:r>
      <w:ins w:id="26" w:author="Bill" w:date="2013-01-16T00:57:00Z">
        <w:r w:rsidR="00DB7F7C">
          <w:rPr>
            <w:rFonts w:ascii="Arial" w:eastAsia="Times New Roman" w:hAnsi="Arial" w:cs="Arial"/>
            <w:color w:val="333333"/>
            <w:sz w:val="21"/>
            <w:szCs w:val="21"/>
          </w:rPr>
          <w:t>Well</w:t>
        </w:r>
        <w:proofErr w:type="gramStart"/>
        <w:r w:rsidR="00DB7F7C">
          <w:rPr>
            <w:rFonts w:ascii="Arial" w:eastAsia="Times New Roman" w:hAnsi="Arial" w:cs="Arial"/>
            <w:color w:val="333333"/>
            <w:sz w:val="21"/>
            <w:szCs w:val="21"/>
          </w:rPr>
          <w:t>,</w:t>
        </w:r>
      </w:ins>
      <w:ins w:id="27" w:author="Bill" w:date="2013-01-16T00:58:00Z">
        <w:r w:rsidR="00DB7F7C">
          <w:rPr>
            <w:rFonts w:ascii="Arial" w:eastAsia="Times New Roman" w:hAnsi="Arial" w:cs="Arial"/>
            <w:color w:val="333333"/>
            <w:sz w:val="21"/>
            <w:szCs w:val="21"/>
          </w:rPr>
          <w:t>s</w:t>
        </w:r>
      </w:ins>
      <w:proofErr w:type="gramEnd"/>
      <w:del w:id="28" w:author="Bill" w:date="2013-01-16T00:57:00Z">
        <w:r w:rsidRPr="00683B5E" w:rsidDel="00DB7F7C">
          <w:rPr>
            <w:rFonts w:ascii="Arial" w:eastAsia="Times New Roman" w:hAnsi="Arial" w:cs="Arial"/>
            <w:color w:val="333333"/>
            <w:sz w:val="21"/>
            <w:szCs w:val="21"/>
          </w:rPr>
          <w:delText>S</w:delText>
        </w:r>
      </w:del>
      <w:r w:rsidRPr="00683B5E">
        <w:rPr>
          <w:rFonts w:ascii="Arial" w:eastAsia="Times New Roman" w:hAnsi="Arial" w:cs="Arial"/>
          <w:color w:val="333333"/>
          <w:sz w:val="21"/>
          <w:szCs w:val="21"/>
        </w:rPr>
        <w:t>ome days things could be just grand between you and your partner. Then there are others when you question how sane you were when you said yes. Or, maybe someone else has taken over your partner's body. Life is complicated, and you just have to deal with it.</w:t>
      </w:r>
    </w:p>
    <w:p w14:paraId="44427353" w14:textId="77777777" w:rsidR="00DB7F7C" w:rsidRPr="00683B5E" w:rsidRDefault="00DB7F7C" w:rsidP="00683B5E">
      <w:pPr>
        <w:shd w:val="clear" w:color="auto" w:fill="FFFFFF"/>
        <w:spacing w:line="330" w:lineRule="atLeast"/>
        <w:jc w:val="both"/>
        <w:rPr>
          <w:rFonts w:ascii="Arial" w:eastAsia="Times New Roman" w:hAnsi="Arial" w:cs="Arial"/>
          <w:color w:val="333333"/>
          <w:sz w:val="21"/>
          <w:szCs w:val="21"/>
        </w:rPr>
      </w:pPr>
    </w:p>
    <w:p w14:paraId="444F08F9" w14:textId="77777777" w:rsidR="00683B5E" w:rsidRDefault="00683B5E" w:rsidP="00683B5E">
      <w:pPr>
        <w:shd w:val="clear" w:color="auto" w:fill="FFFFFF"/>
        <w:spacing w:line="330" w:lineRule="atLeast"/>
        <w:jc w:val="both"/>
        <w:rPr>
          <w:ins w:id="29" w:author="Bill" w:date="2013-01-16T00:59:00Z"/>
          <w:rFonts w:ascii="Arial" w:eastAsia="Times New Roman" w:hAnsi="Arial" w:cs="Arial"/>
          <w:color w:val="333333"/>
          <w:sz w:val="21"/>
          <w:szCs w:val="21"/>
        </w:rPr>
      </w:pPr>
      <w:r w:rsidRPr="00683B5E">
        <w:rPr>
          <w:rFonts w:ascii="Arial" w:eastAsia="Times New Roman" w:hAnsi="Arial" w:cs="Arial"/>
          <w:color w:val="333333"/>
          <w:sz w:val="21"/>
          <w:szCs w:val="21"/>
        </w:rPr>
        <w:t>But, help is at hand. This report will provide you with the same kinds of information Chinese grandmothers have used to help arrange marriages for more than a thousand years. Say hi to grandma as she now begins to dispense her wisdom.</w:t>
      </w:r>
    </w:p>
    <w:p w14:paraId="27181FC9" w14:textId="77777777" w:rsidR="00DB7F7C" w:rsidRPr="00683B5E" w:rsidRDefault="00DB7F7C" w:rsidP="00683B5E">
      <w:pPr>
        <w:shd w:val="clear" w:color="auto" w:fill="FFFFFF"/>
        <w:spacing w:line="330" w:lineRule="atLeast"/>
        <w:jc w:val="both"/>
        <w:rPr>
          <w:rFonts w:ascii="Arial" w:eastAsia="Times New Roman" w:hAnsi="Arial" w:cs="Arial"/>
          <w:color w:val="333333"/>
          <w:sz w:val="21"/>
          <w:szCs w:val="21"/>
        </w:rPr>
      </w:pPr>
    </w:p>
    <w:p w14:paraId="63882800" w14:textId="77777777" w:rsidR="00DB7F7C" w:rsidRDefault="00683B5E" w:rsidP="00683B5E">
      <w:pPr>
        <w:shd w:val="clear" w:color="auto" w:fill="FFFFFF"/>
        <w:spacing w:line="330" w:lineRule="atLeast"/>
        <w:jc w:val="both"/>
        <w:rPr>
          <w:ins w:id="30" w:author="Bill" w:date="2013-01-16T00:59:00Z"/>
          <w:rFonts w:ascii="Arial" w:eastAsia="Times New Roman" w:hAnsi="Arial" w:cs="Arial"/>
          <w:color w:val="333333"/>
          <w:sz w:val="21"/>
          <w:szCs w:val="21"/>
        </w:rPr>
      </w:pPr>
      <w:r w:rsidRPr="00683B5E">
        <w:rPr>
          <w:rFonts w:ascii="Arial" w:eastAsia="Times New Roman" w:hAnsi="Arial" w:cs="Arial"/>
          <w:color w:val="333333"/>
          <w:sz w:val="21"/>
          <w:szCs w:val="21"/>
        </w:rPr>
        <w:t>Drum roll please. Chinese Astrology says Lorie and Brad have a compatibility rating of</w:t>
      </w:r>
    </w:p>
    <w:p w14:paraId="79737ADD" w14:textId="77777777" w:rsidR="00DB7F7C" w:rsidRDefault="00DB7F7C" w:rsidP="00683B5E">
      <w:pPr>
        <w:shd w:val="clear" w:color="auto" w:fill="FFFFFF"/>
        <w:spacing w:line="330" w:lineRule="atLeast"/>
        <w:jc w:val="both"/>
        <w:rPr>
          <w:ins w:id="31" w:author="Bill" w:date="2013-01-16T00:59:00Z"/>
          <w:rFonts w:ascii="Arial" w:eastAsia="Times New Roman" w:hAnsi="Arial" w:cs="Arial"/>
          <w:color w:val="333333"/>
          <w:sz w:val="21"/>
          <w:szCs w:val="21"/>
        </w:rPr>
      </w:pPr>
    </w:p>
    <w:p w14:paraId="5E3D5B95" w14:textId="77777777" w:rsidR="00DB7F7C" w:rsidRDefault="00DB7F7C" w:rsidP="00683B5E">
      <w:pPr>
        <w:shd w:val="clear" w:color="auto" w:fill="FFFFFF"/>
        <w:spacing w:line="330" w:lineRule="atLeast"/>
        <w:jc w:val="both"/>
        <w:rPr>
          <w:ins w:id="32" w:author="Bill" w:date="2013-01-16T00:59:00Z"/>
          <w:rFonts w:ascii="Arial" w:eastAsia="Times New Roman" w:hAnsi="Arial" w:cs="Arial"/>
          <w:color w:val="333333"/>
          <w:sz w:val="21"/>
          <w:szCs w:val="21"/>
        </w:rPr>
      </w:pPr>
      <w:ins w:id="33" w:author="Bill" w:date="2013-01-16T00:59:00Z">
        <w:r>
          <w:rPr>
            <w:rFonts w:ascii="Arial" w:eastAsia="Times New Roman" w:hAnsi="Arial" w:cs="Arial"/>
            <w:color w:val="333333"/>
            <w:sz w:val="21"/>
            <w:szCs w:val="21"/>
          </w:rPr>
          <w:t>Graphic here better – with a big number to highlight it</w:t>
        </w:r>
      </w:ins>
    </w:p>
    <w:p w14:paraId="72EF4129" w14:textId="77777777" w:rsidR="00DB7F7C" w:rsidRDefault="00DB7F7C" w:rsidP="00683B5E">
      <w:pPr>
        <w:shd w:val="clear" w:color="auto" w:fill="FFFFFF"/>
        <w:spacing w:line="330" w:lineRule="atLeast"/>
        <w:jc w:val="both"/>
        <w:rPr>
          <w:ins w:id="34" w:author="Bill" w:date="2013-01-16T00:59:00Z"/>
          <w:rFonts w:ascii="Arial" w:eastAsia="Times New Roman" w:hAnsi="Arial" w:cs="Arial"/>
          <w:color w:val="333333"/>
          <w:sz w:val="21"/>
          <w:szCs w:val="21"/>
        </w:rPr>
      </w:pPr>
    </w:p>
    <w:p w14:paraId="5FA3C086" w14:textId="77777777" w:rsidR="00683B5E" w:rsidDel="00DB7F7C" w:rsidRDefault="00683B5E" w:rsidP="00683B5E">
      <w:pPr>
        <w:shd w:val="clear" w:color="auto" w:fill="FFFFFF"/>
        <w:spacing w:line="330" w:lineRule="atLeast"/>
        <w:jc w:val="both"/>
        <w:rPr>
          <w:del w:id="35" w:author="Bill" w:date="2013-01-16T01:00:00Z"/>
          <w:rFonts w:ascii="Arial" w:eastAsia="Times New Roman" w:hAnsi="Arial" w:cs="Arial"/>
          <w:color w:val="333333"/>
          <w:sz w:val="21"/>
          <w:szCs w:val="21"/>
        </w:rPr>
      </w:pPr>
      <w:r w:rsidRPr="00683B5E">
        <w:rPr>
          <w:rFonts w:ascii="Arial" w:eastAsia="Times New Roman" w:hAnsi="Arial" w:cs="Arial"/>
          <w:color w:val="333333"/>
          <w:sz w:val="21"/>
          <w:szCs w:val="21"/>
        </w:rPr>
        <w:t> </w:t>
      </w:r>
      <w:commentRangeStart w:id="36"/>
      <w:proofErr w:type="gramStart"/>
      <w:r w:rsidRPr="00683B5E">
        <w:rPr>
          <w:rFonts w:ascii="Arial" w:eastAsia="Times New Roman" w:hAnsi="Arial" w:cs="Arial"/>
          <w:b/>
          <w:bCs/>
          <w:color w:val="333333"/>
          <w:sz w:val="21"/>
          <w:szCs w:val="21"/>
        </w:rPr>
        <w:t>73</w:t>
      </w:r>
      <w:commentRangeEnd w:id="36"/>
      <w:r w:rsidR="00801AE0">
        <w:rPr>
          <w:rStyle w:val="CommentReference"/>
        </w:rPr>
        <w:commentReference w:id="36"/>
      </w:r>
      <w:r w:rsidRPr="00683B5E">
        <w:rPr>
          <w:rFonts w:ascii="Arial" w:eastAsia="Times New Roman" w:hAnsi="Arial" w:cs="Arial"/>
          <w:b/>
          <w:bCs/>
          <w:color w:val="333333"/>
          <w:sz w:val="21"/>
          <w:szCs w:val="21"/>
        </w:rPr>
        <w:t xml:space="preserve"> %</w:t>
      </w:r>
      <w:r w:rsidRPr="00683B5E">
        <w:rPr>
          <w:rFonts w:ascii="Arial" w:eastAsia="Times New Roman" w:hAnsi="Arial" w:cs="Arial"/>
          <w:color w:val="333333"/>
          <w:sz w:val="21"/>
          <w:szCs w:val="21"/>
        </w:rPr>
        <w:t> favorable.</w:t>
      </w:r>
      <w:proofErr w:type="gramEnd"/>
      <w:r w:rsidRPr="00683B5E">
        <w:rPr>
          <w:rFonts w:ascii="Arial" w:eastAsia="Times New Roman" w:hAnsi="Arial" w:cs="Arial"/>
          <w:color w:val="333333"/>
          <w:sz w:val="21"/>
          <w:szCs w:val="21"/>
        </w:rPr>
        <w:t xml:space="preserve"> </w:t>
      </w:r>
      <w:del w:id="37" w:author="Bill" w:date="2013-01-16T01:00:00Z">
        <w:r w:rsidRPr="00683B5E" w:rsidDel="00DB7F7C">
          <w:rPr>
            <w:rFonts w:ascii="Arial" w:eastAsia="Times New Roman" w:hAnsi="Arial" w:cs="Arial"/>
            <w:color w:val="333333"/>
            <w:sz w:val="21"/>
            <w:szCs w:val="21"/>
          </w:rPr>
          <w:delText>And that means …?</w:delText>
        </w:r>
      </w:del>
    </w:p>
    <w:p w14:paraId="281DAD9F" w14:textId="77777777" w:rsidR="00DB7F7C" w:rsidRDefault="00DB7F7C" w:rsidP="00683B5E">
      <w:pPr>
        <w:shd w:val="clear" w:color="auto" w:fill="FFFFFF"/>
        <w:spacing w:line="330" w:lineRule="atLeast"/>
        <w:jc w:val="both"/>
        <w:rPr>
          <w:ins w:id="38" w:author="Bill" w:date="2013-01-16T01:01:00Z"/>
          <w:rFonts w:ascii="Arial" w:eastAsia="Times New Roman" w:hAnsi="Arial" w:cs="Arial"/>
          <w:color w:val="333333"/>
          <w:sz w:val="21"/>
          <w:szCs w:val="21"/>
        </w:rPr>
      </w:pPr>
    </w:p>
    <w:p w14:paraId="159A778B" w14:textId="77777777" w:rsidR="00683B5E" w:rsidRPr="00683B5E" w:rsidRDefault="00DB7F7C" w:rsidP="00683B5E">
      <w:pPr>
        <w:shd w:val="clear" w:color="auto" w:fill="FFFFFF"/>
        <w:spacing w:line="330" w:lineRule="atLeast"/>
        <w:jc w:val="both"/>
        <w:rPr>
          <w:rFonts w:ascii="Arial" w:eastAsia="Times New Roman" w:hAnsi="Arial" w:cs="Arial"/>
          <w:color w:val="333333"/>
          <w:sz w:val="21"/>
          <w:szCs w:val="21"/>
        </w:rPr>
      </w:pPr>
      <w:ins w:id="39" w:author="Bill" w:date="2013-01-16T01:01:00Z">
        <w:r>
          <w:rPr>
            <w:rFonts w:ascii="Arial" w:eastAsia="Times New Roman" w:hAnsi="Arial" w:cs="Arial"/>
            <w:color w:val="333333"/>
            <w:sz w:val="21"/>
            <w:szCs w:val="21"/>
          </w:rPr>
          <w:t>OK. T</w:t>
        </w:r>
      </w:ins>
      <w:del w:id="40" w:author="Bill" w:date="2013-01-16T01:01:00Z">
        <w:r w:rsidR="00683B5E" w:rsidRPr="00683B5E" w:rsidDel="00DB7F7C">
          <w:rPr>
            <w:rFonts w:ascii="Arial" w:eastAsia="Times New Roman" w:hAnsi="Arial" w:cs="Arial"/>
            <w:color w:val="333333"/>
            <w:sz w:val="21"/>
            <w:szCs w:val="21"/>
          </w:rPr>
          <w:delText>Don’t panic-no cause for alarm. It is just that t</w:delText>
        </w:r>
      </w:del>
      <w:r w:rsidR="00683B5E" w:rsidRPr="00683B5E">
        <w:rPr>
          <w:rFonts w:ascii="Arial" w:eastAsia="Times New Roman" w:hAnsi="Arial" w:cs="Arial"/>
          <w:color w:val="333333"/>
          <w:sz w:val="21"/>
          <w:szCs w:val="21"/>
        </w:rPr>
        <w:t xml:space="preserve">here are two things you need to </w:t>
      </w:r>
      <w:commentRangeStart w:id="41"/>
      <w:r w:rsidR="00683B5E" w:rsidRPr="00683B5E">
        <w:rPr>
          <w:rFonts w:ascii="Arial" w:eastAsia="Times New Roman" w:hAnsi="Arial" w:cs="Arial"/>
          <w:color w:val="333333"/>
          <w:sz w:val="21"/>
          <w:szCs w:val="21"/>
        </w:rPr>
        <w:t>know</w:t>
      </w:r>
      <w:commentRangeEnd w:id="41"/>
      <w:r w:rsidR="008039F1">
        <w:rPr>
          <w:rStyle w:val="CommentReference"/>
        </w:rPr>
        <w:commentReference w:id="41"/>
      </w:r>
      <w:r w:rsidR="00683B5E" w:rsidRPr="00683B5E">
        <w:rPr>
          <w:rFonts w:ascii="Arial" w:eastAsia="Times New Roman" w:hAnsi="Arial" w:cs="Arial"/>
          <w:color w:val="333333"/>
          <w:sz w:val="21"/>
          <w:szCs w:val="21"/>
        </w:rPr>
        <w:t>.</w:t>
      </w:r>
    </w:p>
    <w:p w14:paraId="61E8CD9C" w14:textId="77777777" w:rsidR="00683B5E" w:rsidRPr="00683B5E" w:rsidRDefault="00683B5E" w:rsidP="00683B5E">
      <w:pPr>
        <w:shd w:val="clear" w:color="auto" w:fill="FFFFFF"/>
        <w:spacing w:line="330" w:lineRule="atLeast"/>
        <w:jc w:val="both"/>
        <w:rPr>
          <w:rFonts w:ascii="Arial" w:eastAsia="Times New Roman" w:hAnsi="Arial" w:cs="Arial"/>
          <w:color w:val="333333"/>
          <w:sz w:val="21"/>
          <w:szCs w:val="21"/>
        </w:rPr>
      </w:pPr>
      <w:r>
        <w:rPr>
          <w:rFonts w:ascii="Arial" w:eastAsia="Times New Roman" w:hAnsi="Arial" w:cs="Arial"/>
          <w:noProof/>
          <w:color w:val="333333"/>
          <w:sz w:val="21"/>
          <w:szCs w:val="21"/>
        </w:rPr>
        <w:lastRenderedPageBreak/>
        <w:drawing>
          <wp:inline distT="0" distB="0" distL="0" distR="0" wp14:anchorId="68A9E87E" wp14:editId="594926D4">
            <wp:extent cx="2336800" cy="2311400"/>
            <wp:effectExtent l="0" t="0" r="0" b="0"/>
            <wp:docPr id="4" name="Picture 4" descr="http://www.onlinechineseastrology.com/couples-compatibility/Images/couples-compatibility-offer-report/img-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www.onlinechineseastrology.com/couples-compatibility/Images/couples-compatibility-offer-report/img-3.jp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336800" cy="2311400"/>
                    </a:xfrm>
                    <a:prstGeom prst="rect">
                      <a:avLst/>
                    </a:prstGeom>
                    <a:noFill/>
                    <a:ln>
                      <a:noFill/>
                    </a:ln>
                  </pic:spPr>
                </pic:pic>
              </a:graphicData>
            </a:graphic>
          </wp:inline>
        </w:drawing>
      </w:r>
    </w:p>
    <w:p w14:paraId="3B24C9C4" w14:textId="77777777" w:rsidR="00DB7F7C" w:rsidRDefault="00683B5E" w:rsidP="00683B5E">
      <w:pPr>
        <w:shd w:val="clear" w:color="auto" w:fill="FFFFFF"/>
        <w:spacing w:line="330" w:lineRule="atLeast"/>
        <w:jc w:val="both"/>
        <w:rPr>
          <w:ins w:id="42" w:author="Bill" w:date="2013-01-16T01:03:00Z"/>
          <w:rFonts w:ascii="Arial" w:eastAsia="Times New Roman" w:hAnsi="Arial" w:cs="Arial"/>
          <w:color w:val="333333"/>
          <w:sz w:val="21"/>
          <w:szCs w:val="21"/>
        </w:rPr>
      </w:pPr>
      <w:r w:rsidRPr="00683B5E">
        <w:rPr>
          <w:rFonts w:ascii="Arial" w:eastAsia="Times New Roman" w:hAnsi="Arial" w:cs="Arial"/>
          <w:color w:val="333333"/>
          <w:sz w:val="21"/>
          <w:szCs w:val="21"/>
        </w:rPr>
        <w:t>The first is the number, </w:t>
      </w:r>
      <w:r w:rsidRPr="00683B5E">
        <w:rPr>
          <w:rFonts w:ascii="Arial" w:eastAsia="Times New Roman" w:hAnsi="Arial" w:cs="Arial"/>
          <w:b/>
          <w:bCs/>
          <w:color w:val="333333"/>
          <w:sz w:val="21"/>
          <w:szCs w:val="21"/>
        </w:rPr>
        <w:t>73</w:t>
      </w:r>
      <w:proofErr w:type="gramStart"/>
      <w:r w:rsidRPr="00683B5E">
        <w:rPr>
          <w:rFonts w:ascii="Arial" w:eastAsia="Times New Roman" w:hAnsi="Arial" w:cs="Arial"/>
          <w:b/>
          <w:bCs/>
          <w:color w:val="333333"/>
          <w:sz w:val="21"/>
          <w:szCs w:val="21"/>
        </w:rPr>
        <w:t>%</w:t>
      </w:r>
      <w:r w:rsidRPr="00683B5E">
        <w:rPr>
          <w:rFonts w:ascii="Arial" w:eastAsia="Times New Roman" w:hAnsi="Arial" w:cs="Arial"/>
          <w:color w:val="333333"/>
          <w:sz w:val="21"/>
          <w:szCs w:val="21"/>
        </w:rPr>
        <w:t>,</w:t>
      </w:r>
      <w:proofErr w:type="gramEnd"/>
      <w:r w:rsidRPr="00683B5E">
        <w:rPr>
          <w:rFonts w:ascii="Arial" w:eastAsia="Times New Roman" w:hAnsi="Arial" w:cs="Arial"/>
          <w:color w:val="333333"/>
          <w:sz w:val="21"/>
          <w:szCs w:val="21"/>
        </w:rPr>
        <w:t xml:space="preserve"> is an average. You can’t ignore the other </w:t>
      </w:r>
      <w:r w:rsidRPr="00683B5E">
        <w:rPr>
          <w:rFonts w:ascii="Arial" w:eastAsia="Times New Roman" w:hAnsi="Arial" w:cs="Arial"/>
          <w:b/>
          <w:bCs/>
          <w:color w:val="333333"/>
          <w:sz w:val="21"/>
          <w:szCs w:val="21"/>
        </w:rPr>
        <w:t>27%</w:t>
      </w:r>
      <w:r w:rsidRPr="00683B5E">
        <w:rPr>
          <w:rFonts w:ascii="Arial" w:eastAsia="Times New Roman" w:hAnsi="Arial" w:cs="Arial"/>
          <w:color w:val="333333"/>
          <w:sz w:val="21"/>
          <w:szCs w:val="21"/>
        </w:rPr>
        <w:t xml:space="preserve">. </w:t>
      </w:r>
      <w:ins w:id="43" w:author="Bill" w:date="2013-01-16T01:02:00Z">
        <w:r w:rsidR="00DB7F7C">
          <w:rPr>
            <w:rFonts w:ascii="Arial" w:eastAsia="Times New Roman" w:hAnsi="Arial" w:cs="Arial"/>
            <w:color w:val="333333"/>
            <w:sz w:val="21"/>
            <w:szCs w:val="21"/>
          </w:rPr>
          <w:t xml:space="preserve">The second number represents the % of time your relationship could be </w:t>
        </w:r>
      </w:ins>
      <w:ins w:id="44" w:author="Bill" w:date="2013-01-16T01:03:00Z">
        <w:r w:rsidR="00DB7F7C">
          <w:rPr>
            <w:rFonts w:ascii="Arial" w:eastAsia="Times New Roman" w:hAnsi="Arial" w:cs="Arial"/>
            <w:color w:val="333333"/>
            <w:sz w:val="21"/>
            <w:szCs w:val="21"/>
          </w:rPr>
          <w:t>challenging</w:t>
        </w:r>
      </w:ins>
      <w:ins w:id="45" w:author="Bill" w:date="2013-01-16T01:02:00Z">
        <w:r w:rsidR="00DB7F7C">
          <w:rPr>
            <w:rFonts w:ascii="Arial" w:eastAsia="Times New Roman" w:hAnsi="Arial" w:cs="Arial"/>
            <w:color w:val="333333"/>
            <w:sz w:val="21"/>
            <w:szCs w:val="21"/>
          </w:rPr>
          <w:t>.</w:t>
        </w:r>
      </w:ins>
      <w:del w:id="46" w:author="Bill" w:date="2013-01-16T01:02:00Z">
        <w:r w:rsidRPr="00683B5E" w:rsidDel="00DB7F7C">
          <w:rPr>
            <w:rFonts w:ascii="Arial" w:eastAsia="Times New Roman" w:hAnsi="Arial" w:cs="Arial"/>
            <w:color w:val="333333"/>
            <w:sz w:val="21"/>
            <w:szCs w:val="21"/>
          </w:rPr>
          <w:delText>Some of what it represents is going to</w:delText>
        </w:r>
      </w:del>
      <w:del w:id="47" w:author="Bill" w:date="2013-01-16T01:03:00Z">
        <w:r w:rsidRPr="00683B5E" w:rsidDel="00DB7F7C">
          <w:rPr>
            <w:rFonts w:ascii="Arial" w:eastAsia="Times New Roman" w:hAnsi="Arial" w:cs="Arial"/>
            <w:color w:val="333333"/>
            <w:sz w:val="21"/>
            <w:szCs w:val="21"/>
          </w:rPr>
          <w:delText xml:space="preserve"> cause you grief. </w:delText>
        </w:r>
      </w:del>
      <w:r w:rsidRPr="00683B5E">
        <w:rPr>
          <w:rFonts w:ascii="Arial" w:eastAsia="Times New Roman" w:hAnsi="Arial" w:cs="Arial"/>
          <w:color w:val="333333"/>
          <w:sz w:val="21"/>
          <w:szCs w:val="21"/>
        </w:rPr>
        <w:t>On the other hand, there will be times when you feel on top of the world, perhaps experiencing a </w:t>
      </w:r>
      <w:r w:rsidRPr="00683B5E">
        <w:rPr>
          <w:rFonts w:ascii="Arial" w:eastAsia="Times New Roman" w:hAnsi="Arial" w:cs="Arial"/>
          <w:b/>
          <w:bCs/>
          <w:color w:val="333333"/>
          <w:sz w:val="21"/>
          <w:szCs w:val="21"/>
        </w:rPr>
        <w:t>98%</w:t>
      </w:r>
      <w:r w:rsidRPr="00683B5E">
        <w:rPr>
          <w:rFonts w:ascii="Arial" w:eastAsia="Times New Roman" w:hAnsi="Arial" w:cs="Arial"/>
          <w:color w:val="333333"/>
          <w:sz w:val="21"/>
          <w:szCs w:val="21"/>
        </w:rPr>
        <w:t> on the day</w:t>
      </w:r>
      <w:ins w:id="48" w:author="Bill" w:date="2013-01-16T01:03:00Z">
        <w:r w:rsidR="00DB7F7C">
          <w:rPr>
            <w:rFonts w:ascii="Arial" w:eastAsia="Times New Roman" w:hAnsi="Arial" w:cs="Arial"/>
            <w:color w:val="333333"/>
            <w:sz w:val="21"/>
            <w:szCs w:val="21"/>
          </w:rPr>
          <w:t>.</w:t>
        </w:r>
      </w:ins>
    </w:p>
    <w:p w14:paraId="0D5D33DB" w14:textId="77777777" w:rsidR="00683B5E" w:rsidRPr="00683B5E" w:rsidRDefault="00683B5E" w:rsidP="00683B5E">
      <w:pPr>
        <w:shd w:val="clear" w:color="auto" w:fill="FFFFFF"/>
        <w:spacing w:line="330" w:lineRule="atLeast"/>
        <w:jc w:val="both"/>
        <w:rPr>
          <w:rFonts w:ascii="Arial" w:eastAsia="Times New Roman" w:hAnsi="Arial" w:cs="Arial"/>
          <w:color w:val="333333"/>
          <w:sz w:val="21"/>
          <w:szCs w:val="21"/>
        </w:rPr>
      </w:pPr>
      <w:del w:id="49" w:author="Bill" w:date="2013-01-16T01:03:00Z">
        <w:r w:rsidRPr="00683B5E" w:rsidDel="00DB7F7C">
          <w:rPr>
            <w:rFonts w:ascii="Arial" w:eastAsia="Times New Roman" w:hAnsi="Arial" w:cs="Arial"/>
            <w:color w:val="333333"/>
            <w:sz w:val="21"/>
            <w:szCs w:val="21"/>
          </w:rPr>
          <w:delText>.</w:delText>
        </w:r>
      </w:del>
    </w:p>
    <w:p w14:paraId="4B9B0F42" w14:textId="77777777" w:rsidR="00683B5E" w:rsidRPr="00683B5E" w:rsidRDefault="00683B5E" w:rsidP="00683B5E">
      <w:pPr>
        <w:shd w:val="clear" w:color="auto" w:fill="FFFFFF"/>
        <w:spacing w:line="330" w:lineRule="atLeast"/>
        <w:jc w:val="both"/>
        <w:rPr>
          <w:rFonts w:ascii="Arial" w:eastAsia="Times New Roman" w:hAnsi="Arial" w:cs="Arial"/>
          <w:color w:val="333333"/>
          <w:sz w:val="21"/>
          <w:szCs w:val="21"/>
        </w:rPr>
      </w:pPr>
      <w:r w:rsidRPr="00683B5E">
        <w:rPr>
          <w:rFonts w:ascii="Arial" w:eastAsia="Times New Roman" w:hAnsi="Arial" w:cs="Arial"/>
          <w:color w:val="333333"/>
          <w:sz w:val="21"/>
          <w:szCs w:val="21"/>
        </w:rPr>
        <w:t xml:space="preserve">Generally this match is likely to contribute to your happiness the </w:t>
      </w:r>
      <w:commentRangeStart w:id="50"/>
      <w:r w:rsidRPr="00683B5E">
        <w:rPr>
          <w:rFonts w:ascii="Arial" w:eastAsia="Times New Roman" w:hAnsi="Arial" w:cs="Arial"/>
          <w:color w:val="333333"/>
          <w:sz w:val="21"/>
          <w:szCs w:val="21"/>
        </w:rPr>
        <w:t>majority</w:t>
      </w:r>
      <w:commentRangeEnd w:id="50"/>
      <w:r w:rsidR="00DB7F7C">
        <w:rPr>
          <w:rStyle w:val="CommentReference"/>
        </w:rPr>
        <w:commentReference w:id="50"/>
      </w:r>
      <w:r w:rsidRPr="00683B5E">
        <w:rPr>
          <w:rFonts w:ascii="Arial" w:eastAsia="Times New Roman" w:hAnsi="Arial" w:cs="Arial"/>
          <w:color w:val="333333"/>
          <w:sz w:val="21"/>
          <w:szCs w:val="21"/>
        </w:rPr>
        <w:t xml:space="preserve"> of the time. The same goes for your partner. Usually you will be glad you came together. Once in a while that won’t be the case. It’s up to both of you to keep in mind the good things about each other. If you do that, the relationship should last and bring you the happiness you seek, as the good will outweigh the </w:t>
      </w:r>
      <w:commentRangeStart w:id="51"/>
      <w:r w:rsidRPr="00683B5E">
        <w:rPr>
          <w:rFonts w:ascii="Arial" w:eastAsia="Times New Roman" w:hAnsi="Arial" w:cs="Arial"/>
          <w:color w:val="333333"/>
          <w:sz w:val="21"/>
          <w:szCs w:val="21"/>
        </w:rPr>
        <w:t>bad</w:t>
      </w:r>
      <w:commentRangeEnd w:id="51"/>
      <w:r w:rsidR="00564DE3">
        <w:rPr>
          <w:rStyle w:val="CommentReference"/>
        </w:rPr>
        <w:commentReference w:id="51"/>
      </w:r>
      <w:r w:rsidRPr="00683B5E">
        <w:rPr>
          <w:rFonts w:ascii="Arial" w:eastAsia="Times New Roman" w:hAnsi="Arial" w:cs="Arial"/>
          <w:color w:val="333333"/>
          <w:sz w:val="21"/>
          <w:szCs w:val="21"/>
        </w:rPr>
        <w:t>.</w:t>
      </w:r>
    </w:p>
    <w:p w14:paraId="16A52162" w14:textId="77777777" w:rsidR="00683B5E" w:rsidRPr="00683B5E" w:rsidRDefault="00683B5E" w:rsidP="00683B5E">
      <w:pPr>
        <w:shd w:val="clear" w:color="auto" w:fill="FFFFFF"/>
        <w:spacing w:line="330" w:lineRule="atLeast"/>
        <w:jc w:val="both"/>
        <w:rPr>
          <w:rFonts w:ascii="Arial" w:eastAsia="Times New Roman" w:hAnsi="Arial" w:cs="Arial"/>
          <w:color w:val="333333"/>
          <w:sz w:val="21"/>
          <w:szCs w:val="21"/>
        </w:rPr>
      </w:pPr>
      <w:r>
        <w:rPr>
          <w:rFonts w:ascii="Arial" w:eastAsia="Times New Roman" w:hAnsi="Arial" w:cs="Arial"/>
          <w:noProof/>
          <w:color w:val="333333"/>
          <w:sz w:val="21"/>
          <w:szCs w:val="21"/>
        </w:rPr>
        <w:drawing>
          <wp:inline distT="0" distB="0" distL="0" distR="0" wp14:anchorId="666372EC" wp14:editId="103CB4C2">
            <wp:extent cx="2379345" cy="2260600"/>
            <wp:effectExtent l="0" t="0" r="8255" b="0"/>
            <wp:docPr id="5" name="Picture 5" descr="http://www.onlinechineseastrology.com/couples-compatibility/Images/couples-compatibility-offer-report/img-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www.onlinechineseastrology.com/couples-compatibility/Images/couples-compatibility-offer-report/img-4.jp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379345" cy="2260600"/>
                    </a:xfrm>
                    <a:prstGeom prst="rect">
                      <a:avLst/>
                    </a:prstGeom>
                    <a:noFill/>
                    <a:ln>
                      <a:noFill/>
                    </a:ln>
                  </pic:spPr>
                </pic:pic>
              </a:graphicData>
            </a:graphic>
          </wp:inline>
        </w:drawing>
      </w:r>
    </w:p>
    <w:p w14:paraId="57FE6E3D" w14:textId="77777777" w:rsidR="00683B5E" w:rsidRDefault="00683B5E" w:rsidP="00683B5E">
      <w:pPr>
        <w:shd w:val="clear" w:color="auto" w:fill="FFFFFF"/>
        <w:spacing w:line="330" w:lineRule="atLeast"/>
        <w:jc w:val="both"/>
        <w:rPr>
          <w:ins w:id="52" w:author="Bill" w:date="2013-01-16T01:06:00Z"/>
          <w:rFonts w:ascii="Arial" w:eastAsia="Times New Roman" w:hAnsi="Arial" w:cs="Arial"/>
          <w:color w:val="333333"/>
          <w:sz w:val="21"/>
          <w:szCs w:val="21"/>
        </w:rPr>
      </w:pPr>
      <w:r w:rsidRPr="00683B5E">
        <w:rPr>
          <w:rFonts w:ascii="Arial" w:eastAsia="Times New Roman" w:hAnsi="Arial" w:cs="Arial"/>
          <w:color w:val="333333"/>
          <w:sz w:val="21"/>
          <w:szCs w:val="21"/>
        </w:rPr>
        <w:t>The second is you are two, different people. No, not talking about one of you being from Mars and the other Venus. Face it; you’re normal. Generally speaking any two people are not going to be clones, even those who have fallen in love and come to believe they can’t live without each other.</w:t>
      </w:r>
    </w:p>
    <w:p w14:paraId="56D7F87E" w14:textId="77777777" w:rsidR="005668F9" w:rsidRPr="00683B5E" w:rsidRDefault="005668F9" w:rsidP="00683B5E">
      <w:pPr>
        <w:shd w:val="clear" w:color="auto" w:fill="FFFFFF"/>
        <w:spacing w:line="330" w:lineRule="atLeast"/>
        <w:jc w:val="both"/>
        <w:rPr>
          <w:rFonts w:ascii="Arial" w:eastAsia="Times New Roman" w:hAnsi="Arial" w:cs="Arial"/>
          <w:color w:val="333333"/>
          <w:sz w:val="21"/>
          <w:szCs w:val="21"/>
        </w:rPr>
      </w:pPr>
    </w:p>
    <w:p w14:paraId="3664EDEA" w14:textId="77777777" w:rsidR="00683B5E" w:rsidRPr="00683B5E" w:rsidRDefault="00683B5E" w:rsidP="00683B5E">
      <w:pPr>
        <w:shd w:val="clear" w:color="auto" w:fill="FFFFFF"/>
        <w:spacing w:line="330" w:lineRule="atLeast"/>
        <w:jc w:val="both"/>
        <w:rPr>
          <w:rFonts w:ascii="Arial" w:eastAsia="Times New Roman" w:hAnsi="Arial" w:cs="Arial"/>
          <w:color w:val="333333"/>
          <w:sz w:val="21"/>
          <w:szCs w:val="21"/>
        </w:rPr>
      </w:pPr>
      <w:r w:rsidRPr="00683B5E">
        <w:rPr>
          <w:rFonts w:ascii="Arial" w:eastAsia="Times New Roman" w:hAnsi="Arial" w:cs="Arial"/>
          <w:color w:val="333333"/>
          <w:sz w:val="21"/>
          <w:szCs w:val="21"/>
        </w:rPr>
        <w:t xml:space="preserve">With moderately good </w:t>
      </w:r>
      <w:commentRangeStart w:id="53"/>
      <w:r w:rsidRPr="00683B5E">
        <w:rPr>
          <w:rFonts w:ascii="Arial" w:eastAsia="Times New Roman" w:hAnsi="Arial" w:cs="Arial"/>
          <w:color w:val="333333"/>
          <w:sz w:val="21"/>
          <w:szCs w:val="21"/>
        </w:rPr>
        <w:t>compatibility</w:t>
      </w:r>
      <w:commentRangeEnd w:id="53"/>
      <w:r w:rsidR="00C14315">
        <w:rPr>
          <w:rStyle w:val="CommentReference"/>
        </w:rPr>
        <w:commentReference w:id="53"/>
      </w:r>
      <w:r w:rsidRPr="00683B5E">
        <w:rPr>
          <w:rFonts w:ascii="Arial" w:eastAsia="Times New Roman" w:hAnsi="Arial" w:cs="Arial"/>
          <w:color w:val="333333"/>
          <w:sz w:val="21"/>
          <w:szCs w:val="21"/>
        </w:rPr>
        <w:t xml:space="preserve"> you will be able to satisfy most of each other’s needs---but not all. You probably understand each other most of the time---but not always. You </w:t>
      </w:r>
      <w:r w:rsidRPr="00683B5E">
        <w:rPr>
          <w:rFonts w:ascii="Arial" w:eastAsia="Times New Roman" w:hAnsi="Arial" w:cs="Arial"/>
          <w:color w:val="333333"/>
          <w:sz w:val="21"/>
          <w:szCs w:val="21"/>
        </w:rPr>
        <w:lastRenderedPageBreak/>
        <w:t xml:space="preserve">generally complement each other’s strengths and weakness---but not completely. You two communicate well---usually. True, this can occasionally cause problems. On the other hand it can also be a source of pleasure. Everyone likes something different </w:t>
      </w:r>
      <w:ins w:id="54" w:author="Bill" w:date="2013-01-16T01:06:00Z">
        <w:r w:rsidR="005668F9">
          <w:rPr>
            <w:rFonts w:ascii="Arial" w:eastAsia="Times New Roman" w:hAnsi="Arial" w:cs="Arial"/>
            <w:color w:val="333333"/>
            <w:sz w:val="21"/>
            <w:szCs w:val="21"/>
          </w:rPr>
          <w:t>from time to time</w:t>
        </w:r>
      </w:ins>
      <w:del w:id="55" w:author="Bill" w:date="2013-01-16T01:06:00Z">
        <w:r w:rsidRPr="00683B5E" w:rsidDel="005668F9">
          <w:rPr>
            <w:rFonts w:ascii="Arial" w:eastAsia="Times New Roman" w:hAnsi="Arial" w:cs="Arial"/>
            <w:color w:val="333333"/>
            <w:sz w:val="21"/>
            <w:szCs w:val="21"/>
          </w:rPr>
          <w:delText>at times</w:delText>
        </w:r>
      </w:del>
      <w:r w:rsidRPr="00683B5E">
        <w:rPr>
          <w:rFonts w:ascii="Arial" w:eastAsia="Times New Roman" w:hAnsi="Arial" w:cs="Arial"/>
          <w:color w:val="333333"/>
          <w:sz w:val="21"/>
          <w:szCs w:val="21"/>
        </w:rPr>
        <w:t xml:space="preserve">. It could be boring if all people were alike. </w:t>
      </w:r>
      <w:proofErr w:type="gramStart"/>
      <w:r w:rsidRPr="00683B5E">
        <w:rPr>
          <w:rFonts w:ascii="Arial" w:eastAsia="Times New Roman" w:hAnsi="Arial" w:cs="Arial"/>
          <w:color w:val="333333"/>
          <w:sz w:val="21"/>
          <w:szCs w:val="21"/>
        </w:rPr>
        <w:t>One other point.</w:t>
      </w:r>
      <w:proofErr w:type="gramEnd"/>
      <w:r w:rsidRPr="00683B5E">
        <w:rPr>
          <w:rFonts w:ascii="Arial" w:eastAsia="Times New Roman" w:hAnsi="Arial" w:cs="Arial"/>
          <w:color w:val="333333"/>
          <w:sz w:val="21"/>
          <w:szCs w:val="21"/>
        </w:rPr>
        <w:t xml:space="preserve"> Your differences can also add depth to the relationship, for you each bring a unique viewpoint to the partnership.</w:t>
      </w:r>
    </w:p>
    <w:p w14:paraId="5907F250" w14:textId="77777777" w:rsidR="00683B5E" w:rsidRDefault="00683B5E" w:rsidP="00683B5E">
      <w:pPr>
        <w:shd w:val="clear" w:color="auto" w:fill="FFFFFF"/>
        <w:spacing w:line="330" w:lineRule="atLeast"/>
        <w:jc w:val="both"/>
        <w:rPr>
          <w:ins w:id="56" w:author="Bill" w:date="2013-01-16T01:10:00Z"/>
          <w:rFonts w:ascii="Arial" w:eastAsia="Times New Roman" w:hAnsi="Arial" w:cs="Arial"/>
          <w:color w:val="333333"/>
          <w:sz w:val="21"/>
          <w:szCs w:val="21"/>
        </w:rPr>
      </w:pPr>
      <w:r w:rsidRPr="00683B5E">
        <w:rPr>
          <w:rFonts w:ascii="Arial" w:eastAsia="Times New Roman" w:hAnsi="Arial" w:cs="Arial"/>
          <w:color w:val="333333"/>
          <w:sz w:val="21"/>
          <w:szCs w:val="21"/>
        </w:rPr>
        <w:t xml:space="preserve">You both just have to remember the numbers are in your favor! One thing you can do is to carefully read the sign descriptions in the Appendix. </w:t>
      </w:r>
      <w:ins w:id="57" w:author="Bill" w:date="2013-01-16T01:07:00Z">
        <w:r w:rsidR="005668F9">
          <w:rPr>
            <w:rFonts w:ascii="Arial" w:eastAsia="Times New Roman" w:hAnsi="Arial" w:cs="Arial"/>
            <w:color w:val="333333"/>
            <w:sz w:val="21"/>
            <w:szCs w:val="21"/>
          </w:rPr>
          <w:t>They</w:t>
        </w:r>
      </w:ins>
      <w:del w:id="58" w:author="Bill" w:date="2013-01-16T01:07:00Z">
        <w:r w:rsidRPr="00683B5E" w:rsidDel="005668F9">
          <w:rPr>
            <w:rFonts w:ascii="Arial" w:eastAsia="Times New Roman" w:hAnsi="Arial" w:cs="Arial"/>
            <w:color w:val="333333"/>
            <w:sz w:val="21"/>
            <w:szCs w:val="21"/>
          </w:rPr>
          <w:delText>It</w:delText>
        </w:r>
      </w:del>
      <w:r w:rsidRPr="00683B5E">
        <w:rPr>
          <w:rFonts w:ascii="Arial" w:eastAsia="Times New Roman" w:hAnsi="Arial" w:cs="Arial"/>
          <w:color w:val="333333"/>
          <w:sz w:val="21"/>
          <w:szCs w:val="21"/>
        </w:rPr>
        <w:t xml:space="preserve"> will provide many keys to understanding your partner as well as yourself.</w:t>
      </w:r>
    </w:p>
    <w:p w14:paraId="20E7CBC5" w14:textId="77777777" w:rsidR="00C140C1" w:rsidRPr="00683B5E" w:rsidRDefault="00C140C1" w:rsidP="00683B5E">
      <w:pPr>
        <w:shd w:val="clear" w:color="auto" w:fill="FFFFFF"/>
        <w:spacing w:line="330" w:lineRule="atLeast"/>
        <w:jc w:val="both"/>
        <w:rPr>
          <w:rFonts w:ascii="Arial" w:eastAsia="Times New Roman" w:hAnsi="Arial" w:cs="Arial"/>
          <w:color w:val="333333"/>
          <w:sz w:val="21"/>
          <w:szCs w:val="21"/>
        </w:rPr>
      </w:pPr>
    </w:p>
    <w:p w14:paraId="7780FCD6" w14:textId="77777777" w:rsidR="00683B5E" w:rsidRPr="00683B5E" w:rsidRDefault="00683B5E" w:rsidP="00683B5E">
      <w:pPr>
        <w:shd w:val="clear" w:color="auto" w:fill="FFFFFF"/>
        <w:spacing w:line="330" w:lineRule="atLeast"/>
        <w:jc w:val="both"/>
        <w:rPr>
          <w:rFonts w:ascii="Arial" w:eastAsia="Times New Roman" w:hAnsi="Arial" w:cs="Arial"/>
          <w:color w:val="333333"/>
          <w:sz w:val="21"/>
          <w:szCs w:val="21"/>
        </w:rPr>
      </w:pPr>
      <w:commentRangeStart w:id="59"/>
      <w:r w:rsidRPr="00683B5E">
        <w:rPr>
          <w:rFonts w:ascii="Arial" w:eastAsia="Times New Roman" w:hAnsi="Arial" w:cs="Arial"/>
          <w:color w:val="333333"/>
          <w:sz w:val="21"/>
          <w:szCs w:val="21"/>
        </w:rPr>
        <w:t>So</w:t>
      </w:r>
      <w:commentRangeEnd w:id="59"/>
      <w:r w:rsidR="00C140C1">
        <w:rPr>
          <w:rStyle w:val="CommentReference"/>
        </w:rPr>
        <w:commentReference w:id="59"/>
      </w:r>
      <w:r w:rsidRPr="00683B5E">
        <w:rPr>
          <w:rFonts w:ascii="Arial" w:eastAsia="Times New Roman" w:hAnsi="Arial" w:cs="Arial"/>
          <w:color w:val="333333"/>
          <w:sz w:val="21"/>
          <w:szCs w:val="21"/>
        </w:rPr>
        <w:t xml:space="preserve"> you want </w:t>
      </w:r>
      <w:ins w:id="60" w:author="Bill" w:date="2013-01-16T01:07:00Z">
        <w:r w:rsidR="0007489E">
          <w:rPr>
            <w:rFonts w:ascii="Arial" w:eastAsia="Times New Roman" w:hAnsi="Arial" w:cs="Arial"/>
            <w:color w:val="333333"/>
            <w:sz w:val="21"/>
            <w:szCs w:val="21"/>
          </w:rPr>
          <w:t xml:space="preserve">more </w:t>
        </w:r>
      </w:ins>
      <w:r w:rsidRPr="00683B5E">
        <w:rPr>
          <w:rFonts w:ascii="Arial" w:eastAsia="Times New Roman" w:hAnsi="Arial" w:cs="Arial"/>
          <w:color w:val="333333"/>
          <w:sz w:val="21"/>
          <w:szCs w:val="21"/>
        </w:rPr>
        <w:t>detail</w:t>
      </w:r>
      <w:ins w:id="61" w:author="Bill" w:date="2013-01-16T01:07:00Z">
        <w:r w:rsidR="0007489E">
          <w:rPr>
            <w:rFonts w:ascii="Arial" w:eastAsia="Times New Roman" w:hAnsi="Arial" w:cs="Arial"/>
            <w:color w:val="333333"/>
            <w:sz w:val="21"/>
            <w:szCs w:val="21"/>
          </w:rPr>
          <w:t>?</w:t>
        </w:r>
      </w:ins>
      <w:del w:id="62" w:author="Bill" w:date="2013-01-16T01:07:00Z">
        <w:r w:rsidRPr="00683B5E" w:rsidDel="0007489E">
          <w:rPr>
            <w:rFonts w:ascii="Arial" w:eastAsia="Times New Roman" w:hAnsi="Arial" w:cs="Arial"/>
            <w:color w:val="333333"/>
            <w:sz w:val="21"/>
            <w:szCs w:val="21"/>
          </w:rPr>
          <w:delText>s</w:delText>
        </w:r>
      </w:del>
      <w:r w:rsidRPr="00683B5E">
        <w:rPr>
          <w:rFonts w:ascii="Arial" w:eastAsia="Times New Roman" w:hAnsi="Arial" w:cs="Arial"/>
          <w:color w:val="333333"/>
          <w:sz w:val="21"/>
          <w:szCs w:val="21"/>
        </w:rPr>
        <w:t>. How about taking a look at your signs in combination.</w:t>
      </w:r>
    </w:p>
    <w:p w14:paraId="2A708765" w14:textId="77777777" w:rsidR="00683B5E" w:rsidRPr="00683B5E" w:rsidRDefault="00683B5E" w:rsidP="00683B5E">
      <w:pPr>
        <w:shd w:val="clear" w:color="auto" w:fill="FFFFFF"/>
        <w:spacing w:line="330" w:lineRule="atLeast"/>
        <w:jc w:val="both"/>
        <w:rPr>
          <w:rFonts w:ascii="Arial" w:eastAsia="Times New Roman" w:hAnsi="Arial" w:cs="Arial"/>
          <w:color w:val="333333"/>
          <w:sz w:val="21"/>
          <w:szCs w:val="21"/>
        </w:rPr>
      </w:pPr>
      <w:r w:rsidRPr="00683B5E">
        <w:rPr>
          <w:rFonts w:ascii="Arial" w:eastAsia="Times New Roman" w:hAnsi="Arial" w:cs="Arial"/>
          <w:color w:val="333333"/>
          <w:sz w:val="21"/>
          <w:szCs w:val="21"/>
        </w:rPr>
        <w:t>Keep in mind Chinese Astrology signs have two parts, an element and an animal component.</w:t>
      </w:r>
      <w:ins w:id="63" w:author="Bill" w:date="2013-01-16T01:48:00Z">
        <w:r w:rsidR="00205646">
          <w:rPr>
            <w:rFonts w:ascii="Arial" w:eastAsia="Times New Roman" w:hAnsi="Arial" w:cs="Arial"/>
            <w:color w:val="333333"/>
            <w:sz w:val="21"/>
            <w:szCs w:val="21"/>
          </w:rPr>
          <w:t xml:space="preserve"> </w:t>
        </w:r>
      </w:ins>
    </w:p>
    <w:p w14:paraId="3A06E5AA" w14:textId="77777777" w:rsidR="00683B5E" w:rsidRPr="00683B5E" w:rsidRDefault="00683B5E" w:rsidP="00683B5E">
      <w:pPr>
        <w:shd w:val="clear" w:color="auto" w:fill="FFFFFF"/>
        <w:spacing w:line="330" w:lineRule="atLeast"/>
        <w:jc w:val="both"/>
        <w:rPr>
          <w:rFonts w:ascii="Arial" w:eastAsia="Times New Roman" w:hAnsi="Arial" w:cs="Arial"/>
          <w:color w:val="333333"/>
          <w:sz w:val="21"/>
          <w:szCs w:val="21"/>
        </w:rPr>
      </w:pPr>
      <w:r w:rsidRPr="00683B5E">
        <w:rPr>
          <w:rFonts w:ascii="Arial" w:eastAsia="Times New Roman" w:hAnsi="Arial" w:cs="Arial"/>
          <w:color w:val="333333"/>
          <w:sz w:val="21"/>
          <w:szCs w:val="21"/>
        </w:rPr>
        <w:t xml:space="preserve">This is significant as each has something important to say about your relationship. Animal combinations reveal how well you are likely to get along with each other, can satisfy each other’s needs, and achieve mutual understanding. Will your love deepen, or will you get on each other’s nerves as time passes? </w:t>
      </w:r>
      <w:ins w:id="64" w:author="Bill" w:date="2013-01-16T01:49:00Z">
        <w:r w:rsidR="00205646">
          <w:rPr>
            <w:rFonts w:ascii="Arial" w:eastAsia="Times New Roman" w:hAnsi="Arial" w:cs="Arial"/>
            <w:color w:val="333333"/>
            <w:sz w:val="21"/>
            <w:szCs w:val="21"/>
          </w:rPr>
          <w:t>I’ll talk about these first. Your</w:t>
        </w:r>
      </w:ins>
      <w:del w:id="65" w:author="Bill" w:date="2013-01-16T01:49:00Z">
        <w:r w:rsidRPr="00683B5E" w:rsidDel="00205646">
          <w:rPr>
            <w:rFonts w:ascii="Arial" w:eastAsia="Times New Roman" w:hAnsi="Arial" w:cs="Arial"/>
            <w:color w:val="333333"/>
            <w:sz w:val="21"/>
            <w:szCs w:val="21"/>
          </w:rPr>
          <w:delText>The</w:delText>
        </w:r>
      </w:del>
      <w:r w:rsidRPr="00683B5E">
        <w:rPr>
          <w:rFonts w:ascii="Arial" w:eastAsia="Times New Roman" w:hAnsi="Arial" w:cs="Arial"/>
          <w:color w:val="333333"/>
          <w:sz w:val="21"/>
          <w:szCs w:val="21"/>
        </w:rPr>
        <w:t xml:space="preserve"> elements</w:t>
      </w:r>
      <w:ins w:id="66" w:author="Bill" w:date="2013-01-16T01:49:00Z">
        <w:r w:rsidR="00205646">
          <w:rPr>
            <w:rFonts w:ascii="Arial" w:eastAsia="Times New Roman" w:hAnsi="Arial" w:cs="Arial"/>
            <w:color w:val="333333"/>
            <w:sz w:val="21"/>
            <w:szCs w:val="21"/>
          </w:rPr>
          <w:t>, which I’ll cover later,</w:t>
        </w:r>
      </w:ins>
      <w:r w:rsidRPr="00683B5E">
        <w:rPr>
          <w:rFonts w:ascii="Arial" w:eastAsia="Times New Roman" w:hAnsi="Arial" w:cs="Arial"/>
          <w:color w:val="333333"/>
          <w:sz w:val="21"/>
          <w:szCs w:val="21"/>
        </w:rPr>
        <w:t xml:space="preserve"> </w:t>
      </w:r>
      <w:ins w:id="67" w:author="Bill" w:date="2013-01-16T01:30:00Z">
        <w:r w:rsidR="00E9031D">
          <w:rPr>
            <w:rFonts w:ascii="Arial" w:eastAsia="Times New Roman" w:hAnsi="Arial" w:cs="Arial"/>
            <w:color w:val="333333"/>
            <w:sz w:val="21"/>
            <w:szCs w:val="21"/>
          </w:rPr>
          <w:t>reveal</w:t>
        </w:r>
      </w:ins>
      <w:del w:id="68" w:author="Bill" w:date="2013-01-16T01:30:00Z">
        <w:r w:rsidRPr="00683B5E" w:rsidDel="00E9031D">
          <w:rPr>
            <w:rFonts w:ascii="Arial" w:eastAsia="Times New Roman" w:hAnsi="Arial" w:cs="Arial"/>
            <w:color w:val="333333"/>
            <w:sz w:val="21"/>
            <w:szCs w:val="21"/>
          </w:rPr>
          <w:delText>disclose</w:delText>
        </w:r>
      </w:del>
      <w:r w:rsidRPr="00683B5E">
        <w:rPr>
          <w:rFonts w:ascii="Arial" w:eastAsia="Times New Roman" w:hAnsi="Arial" w:cs="Arial"/>
          <w:color w:val="333333"/>
          <w:sz w:val="21"/>
          <w:szCs w:val="21"/>
        </w:rPr>
        <w:t xml:space="preserve"> how good you are for each other. In other words, will you nourish, be lucky for, and bring out the best in your partner and vice versa?</w:t>
      </w:r>
    </w:p>
    <w:p w14:paraId="35A57889" w14:textId="77777777" w:rsidR="00683B5E" w:rsidRDefault="00683B5E" w:rsidP="00683B5E">
      <w:pPr>
        <w:shd w:val="clear" w:color="auto" w:fill="FFFFFF"/>
        <w:spacing w:line="330" w:lineRule="atLeast"/>
        <w:jc w:val="both"/>
        <w:rPr>
          <w:ins w:id="69" w:author="Bill" w:date="2013-01-16T01:43:00Z"/>
          <w:rFonts w:ascii="Arial" w:eastAsia="Times New Roman" w:hAnsi="Arial" w:cs="Arial"/>
          <w:color w:val="333333"/>
          <w:sz w:val="21"/>
          <w:szCs w:val="21"/>
        </w:rPr>
      </w:pPr>
      <w:r w:rsidRPr="00683B5E">
        <w:rPr>
          <w:rFonts w:ascii="Arial" w:eastAsia="Times New Roman" w:hAnsi="Arial" w:cs="Arial"/>
          <w:color w:val="333333"/>
          <w:sz w:val="21"/>
          <w:szCs w:val="21"/>
        </w:rPr>
        <w:t xml:space="preserve">Voila! </w:t>
      </w:r>
      <w:ins w:id="70" w:author="Bill" w:date="2013-01-16T01:31:00Z">
        <w:r w:rsidR="003D470B">
          <w:rPr>
            <w:rFonts w:ascii="Arial" w:eastAsia="Times New Roman" w:hAnsi="Arial" w:cs="Arial"/>
            <w:color w:val="333333"/>
            <w:sz w:val="21"/>
            <w:szCs w:val="21"/>
          </w:rPr>
          <w:t>Your answer is:</w:t>
        </w:r>
      </w:ins>
      <w:del w:id="71" w:author="Bill" w:date="2013-01-16T01:31:00Z">
        <w:r w:rsidRPr="00683B5E" w:rsidDel="003D470B">
          <w:rPr>
            <w:rFonts w:ascii="Arial" w:eastAsia="Times New Roman" w:hAnsi="Arial" w:cs="Arial"/>
            <w:color w:val="333333"/>
            <w:sz w:val="21"/>
            <w:szCs w:val="21"/>
          </w:rPr>
          <w:delText>Here’s your answer at a glance</w:delText>
        </w:r>
      </w:del>
      <w:r w:rsidRPr="00683B5E">
        <w:rPr>
          <w:rFonts w:ascii="Arial" w:eastAsia="Times New Roman" w:hAnsi="Arial" w:cs="Arial"/>
          <w:color w:val="333333"/>
          <w:sz w:val="21"/>
          <w:szCs w:val="21"/>
        </w:rPr>
        <w:t>.</w:t>
      </w:r>
    </w:p>
    <w:p w14:paraId="280DE814" w14:textId="77777777" w:rsidR="00601A40" w:rsidRDefault="00601A40" w:rsidP="00683B5E">
      <w:pPr>
        <w:shd w:val="clear" w:color="auto" w:fill="FFFFFF"/>
        <w:spacing w:line="330" w:lineRule="atLeast"/>
        <w:jc w:val="both"/>
        <w:rPr>
          <w:ins w:id="72" w:author="Bill" w:date="2013-01-16T01:42:00Z"/>
          <w:rFonts w:ascii="Arial" w:eastAsia="Times New Roman" w:hAnsi="Arial" w:cs="Arial"/>
          <w:color w:val="333333"/>
          <w:sz w:val="21"/>
          <w:szCs w:val="21"/>
        </w:rPr>
      </w:pPr>
    </w:p>
    <w:p w14:paraId="388D059B" w14:textId="77777777" w:rsidR="00601A40" w:rsidRPr="00683B5E" w:rsidRDefault="00601A40" w:rsidP="00683B5E">
      <w:pPr>
        <w:shd w:val="clear" w:color="auto" w:fill="FFFFFF"/>
        <w:spacing w:line="330" w:lineRule="atLeast"/>
        <w:jc w:val="both"/>
        <w:rPr>
          <w:rFonts w:ascii="Arial" w:eastAsia="Times New Roman" w:hAnsi="Arial" w:cs="Arial"/>
          <w:color w:val="333333"/>
          <w:sz w:val="21"/>
          <w:szCs w:val="21"/>
        </w:rPr>
      </w:pPr>
      <w:ins w:id="73" w:author="Bill" w:date="2013-01-16T01:42:00Z">
        <w:r>
          <w:rPr>
            <w:rFonts w:ascii="Arial" w:eastAsia="Times New Roman" w:hAnsi="Arial" w:cs="Arial"/>
            <w:color w:val="333333"/>
            <w:sz w:val="21"/>
            <w:szCs w:val="21"/>
          </w:rPr>
          <w:t>Title: How Well Your Year</w:t>
        </w:r>
      </w:ins>
      <w:ins w:id="74" w:author="Bill" w:date="2013-01-16T01:50:00Z">
        <w:r w:rsidR="00205646">
          <w:rPr>
            <w:rFonts w:ascii="Arial" w:eastAsia="Times New Roman" w:hAnsi="Arial" w:cs="Arial"/>
            <w:color w:val="333333"/>
            <w:sz w:val="21"/>
            <w:szCs w:val="21"/>
          </w:rPr>
          <w:t xml:space="preserve"> Animal</w:t>
        </w:r>
      </w:ins>
      <w:ins w:id="75" w:author="Bill" w:date="2013-01-16T01:42:00Z">
        <w:r>
          <w:rPr>
            <w:rFonts w:ascii="Arial" w:eastAsia="Times New Roman" w:hAnsi="Arial" w:cs="Arial"/>
            <w:color w:val="333333"/>
            <w:sz w:val="21"/>
            <w:szCs w:val="21"/>
          </w:rPr>
          <w:t xml:space="preserve"> Signs Match Up</w:t>
        </w:r>
      </w:ins>
    </w:p>
    <w:p w14:paraId="151CE9F2" w14:textId="77777777" w:rsidR="00683B5E" w:rsidRPr="00683B5E" w:rsidRDefault="00683B5E" w:rsidP="00683B5E">
      <w:pPr>
        <w:shd w:val="clear" w:color="auto" w:fill="FFFFFF"/>
        <w:spacing w:line="330" w:lineRule="atLeast"/>
        <w:rPr>
          <w:rFonts w:ascii="Arial" w:eastAsia="Times New Roman" w:hAnsi="Arial" w:cs="Arial"/>
          <w:color w:val="333333"/>
          <w:sz w:val="21"/>
          <w:szCs w:val="21"/>
        </w:rPr>
      </w:pPr>
      <w:r w:rsidRPr="00683B5E">
        <w:rPr>
          <w:rFonts w:ascii="Times New Roman" w:eastAsia="Times New Roman" w:hAnsi="Times New Roman" w:cs="Times New Roman"/>
          <w:b/>
          <w:bCs/>
          <w:color w:val="FFFFFF"/>
          <w:sz w:val="28"/>
          <w:szCs w:val="28"/>
        </w:rPr>
        <w:t>  Year Sign Match</w:t>
      </w:r>
    </w:p>
    <w:p w14:paraId="1147AC34" w14:textId="77777777" w:rsidR="00683B5E" w:rsidRDefault="00683B5E" w:rsidP="00683B5E">
      <w:pPr>
        <w:shd w:val="clear" w:color="auto" w:fill="FFFFFF"/>
        <w:spacing w:line="330" w:lineRule="atLeast"/>
        <w:jc w:val="both"/>
        <w:rPr>
          <w:ins w:id="76" w:author="Bill" w:date="2013-01-16T01:44:00Z"/>
          <w:rFonts w:ascii="Arial" w:eastAsia="Times New Roman" w:hAnsi="Arial" w:cs="Arial"/>
          <w:color w:val="333333"/>
          <w:sz w:val="21"/>
          <w:szCs w:val="21"/>
        </w:rPr>
      </w:pPr>
      <w:r w:rsidRPr="00683B5E">
        <w:rPr>
          <w:rFonts w:ascii="Arial" w:eastAsia="Times New Roman" w:hAnsi="Arial" w:cs="Arial"/>
          <w:color w:val="333333"/>
          <w:sz w:val="21"/>
          <w:szCs w:val="21"/>
        </w:rPr>
        <w:t xml:space="preserve">The year sign is the first among equals when it comes to Chinese Astrology. </w:t>
      </w:r>
      <w:ins w:id="77" w:author="Bill" w:date="2013-01-16T01:32:00Z">
        <w:r w:rsidR="003D470B">
          <w:rPr>
            <w:rFonts w:ascii="Arial" w:eastAsia="Times New Roman" w:hAnsi="Arial" w:cs="Arial"/>
            <w:color w:val="333333"/>
            <w:sz w:val="21"/>
            <w:szCs w:val="21"/>
          </w:rPr>
          <w:t>So it</w:t>
        </w:r>
      </w:ins>
      <w:del w:id="78" w:author="Bill" w:date="2013-01-16T01:32:00Z">
        <w:r w:rsidRPr="00683B5E" w:rsidDel="003D470B">
          <w:rPr>
            <w:rFonts w:ascii="Arial" w:eastAsia="Times New Roman" w:hAnsi="Arial" w:cs="Arial"/>
            <w:color w:val="333333"/>
            <w:sz w:val="21"/>
            <w:szCs w:val="21"/>
          </w:rPr>
          <w:delText>It i</w:delText>
        </w:r>
      </w:del>
      <w:ins w:id="79" w:author="Bill" w:date="2013-01-16T01:43:00Z">
        <w:r w:rsidR="00601A40">
          <w:rPr>
            <w:rFonts w:ascii="Arial" w:eastAsia="Times New Roman" w:hAnsi="Arial" w:cs="Arial"/>
            <w:color w:val="333333"/>
            <w:sz w:val="21"/>
            <w:szCs w:val="21"/>
          </w:rPr>
          <w:t>’</w:t>
        </w:r>
      </w:ins>
      <w:r w:rsidRPr="00683B5E">
        <w:rPr>
          <w:rFonts w:ascii="Arial" w:eastAsia="Times New Roman" w:hAnsi="Arial" w:cs="Arial"/>
          <w:color w:val="333333"/>
          <w:sz w:val="21"/>
          <w:szCs w:val="21"/>
        </w:rPr>
        <w:t>s appropriate</w:t>
      </w:r>
      <w:ins w:id="80" w:author="Bill" w:date="2013-01-16T01:33:00Z">
        <w:r w:rsidR="003D470B">
          <w:rPr>
            <w:rFonts w:ascii="Arial" w:eastAsia="Times New Roman" w:hAnsi="Arial" w:cs="Arial"/>
            <w:color w:val="333333"/>
            <w:sz w:val="21"/>
            <w:szCs w:val="21"/>
          </w:rPr>
          <w:t xml:space="preserve"> </w:t>
        </w:r>
      </w:ins>
      <w:del w:id="81" w:author="Bill" w:date="2013-01-16T01:33:00Z">
        <w:r w:rsidRPr="00683B5E" w:rsidDel="003D470B">
          <w:rPr>
            <w:rFonts w:ascii="Arial" w:eastAsia="Times New Roman" w:hAnsi="Arial" w:cs="Arial"/>
            <w:color w:val="333333"/>
            <w:sz w:val="21"/>
            <w:szCs w:val="21"/>
          </w:rPr>
          <w:delText xml:space="preserve">, then, </w:delText>
        </w:r>
      </w:del>
      <w:ins w:id="82" w:author="Bill" w:date="2013-01-16T01:44:00Z">
        <w:r w:rsidR="00601A40">
          <w:rPr>
            <w:rFonts w:ascii="Arial" w:eastAsia="Times New Roman" w:hAnsi="Arial" w:cs="Arial"/>
            <w:color w:val="333333"/>
            <w:sz w:val="21"/>
            <w:szCs w:val="21"/>
          </w:rPr>
          <w:t xml:space="preserve"> for it </w:t>
        </w:r>
      </w:ins>
      <w:r w:rsidRPr="00683B5E">
        <w:rPr>
          <w:rFonts w:ascii="Arial" w:eastAsia="Times New Roman" w:hAnsi="Arial" w:cs="Arial"/>
          <w:color w:val="333333"/>
          <w:sz w:val="21"/>
          <w:szCs w:val="21"/>
        </w:rPr>
        <w:t xml:space="preserve">to be the first detail to consider. Stop! That doesn’t mean it is </w:t>
      </w:r>
      <w:proofErr w:type="gramStart"/>
      <w:ins w:id="83" w:author="Bill" w:date="2013-01-16T01:09:00Z">
        <w:r w:rsidR="0007489E">
          <w:rPr>
            <w:rFonts w:ascii="Arial" w:eastAsia="Times New Roman" w:hAnsi="Arial" w:cs="Arial"/>
            <w:color w:val="333333"/>
            <w:sz w:val="21"/>
            <w:szCs w:val="21"/>
          </w:rPr>
          <w:t>all</w:t>
        </w:r>
      </w:ins>
      <w:del w:id="84" w:author="Bill" w:date="2013-01-16T01:09:00Z">
        <w:r w:rsidRPr="00683B5E" w:rsidDel="0007489E">
          <w:rPr>
            <w:rFonts w:ascii="Arial" w:eastAsia="Times New Roman" w:hAnsi="Arial" w:cs="Arial"/>
            <w:color w:val="333333"/>
            <w:sz w:val="21"/>
            <w:szCs w:val="21"/>
          </w:rPr>
          <w:delText>the most</w:delText>
        </w:r>
      </w:del>
      <w:r w:rsidRPr="00683B5E">
        <w:rPr>
          <w:rFonts w:ascii="Arial" w:eastAsia="Times New Roman" w:hAnsi="Arial" w:cs="Arial"/>
          <w:color w:val="333333"/>
          <w:sz w:val="21"/>
          <w:szCs w:val="21"/>
        </w:rPr>
        <w:t xml:space="preserve"> important</w:t>
      </w:r>
      <w:proofErr w:type="gramEnd"/>
      <w:r w:rsidRPr="00683B5E">
        <w:rPr>
          <w:rFonts w:ascii="Arial" w:eastAsia="Times New Roman" w:hAnsi="Arial" w:cs="Arial"/>
          <w:color w:val="333333"/>
          <w:sz w:val="21"/>
          <w:szCs w:val="21"/>
        </w:rPr>
        <w:t>. You are about to find out many things. In the end it</w:t>
      </w:r>
      <w:ins w:id="85" w:author="Bill" w:date="2013-01-16T01:33:00Z">
        <w:r w:rsidR="003D470B">
          <w:rPr>
            <w:rFonts w:ascii="Arial" w:eastAsia="Times New Roman" w:hAnsi="Arial" w:cs="Arial"/>
            <w:color w:val="333333"/>
            <w:sz w:val="21"/>
            <w:szCs w:val="21"/>
          </w:rPr>
          <w:t>’</w:t>
        </w:r>
      </w:ins>
      <w:del w:id="86" w:author="Bill" w:date="2013-01-16T01:33:00Z">
        <w:r w:rsidRPr="00683B5E" w:rsidDel="003D470B">
          <w:rPr>
            <w:rFonts w:ascii="Arial" w:eastAsia="Times New Roman" w:hAnsi="Arial" w:cs="Arial"/>
            <w:color w:val="333333"/>
            <w:sz w:val="21"/>
            <w:szCs w:val="21"/>
          </w:rPr>
          <w:delText xml:space="preserve"> i</w:delText>
        </w:r>
      </w:del>
      <w:r w:rsidRPr="00683B5E">
        <w:rPr>
          <w:rFonts w:ascii="Arial" w:eastAsia="Times New Roman" w:hAnsi="Arial" w:cs="Arial"/>
          <w:color w:val="333333"/>
          <w:sz w:val="21"/>
          <w:szCs w:val="21"/>
        </w:rPr>
        <w:t>s the overall picture you come to understand that</w:t>
      </w:r>
      <w:ins w:id="87" w:author="Bill" w:date="2013-01-16T01:51:00Z">
        <w:r w:rsidR="00964C5B">
          <w:rPr>
            <w:rFonts w:ascii="Arial" w:eastAsia="Times New Roman" w:hAnsi="Arial" w:cs="Arial"/>
            <w:color w:val="333333"/>
            <w:sz w:val="21"/>
            <w:szCs w:val="21"/>
          </w:rPr>
          <w:t>’</w:t>
        </w:r>
      </w:ins>
      <w:del w:id="88" w:author="Bill" w:date="2013-01-16T01:51:00Z">
        <w:r w:rsidRPr="00683B5E" w:rsidDel="00964C5B">
          <w:rPr>
            <w:rFonts w:ascii="Arial" w:eastAsia="Times New Roman" w:hAnsi="Arial" w:cs="Arial"/>
            <w:color w:val="333333"/>
            <w:sz w:val="21"/>
            <w:szCs w:val="21"/>
          </w:rPr>
          <w:delText xml:space="preserve"> wi</w:delText>
        </w:r>
      </w:del>
      <w:r w:rsidRPr="00683B5E">
        <w:rPr>
          <w:rFonts w:ascii="Arial" w:eastAsia="Times New Roman" w:hAnsi="Arial" w:cs="Arial"/>
          <w:color w:val="333333"/>
          <w:sz w:val="21"/>
          <w:szCs w:val="21"/>
        </w:rPr>
        <w:t>ll b</w:t>
      </w:r>
      <w:ins w:id="89" w:author="Bill" w:date="2013-01-16T01:34:00Z">
        <w:r w:rsidR="003D470B">
          <w:rPr>
            <w:rFonts w:ascii="Arial" w:eastAsia="Times New Roman" w:hAnsi="Arial" w:cs="Arial"/>
            <w:color w:val="333333"/>
            <w:sz w:val="21"/>
            <w:szCs w:val="21"/>
          </w:rPr>
          <w:t>e what really counts</w:t>
        </w:r>
      </w:ins>
      <w:del w:id="90" w:author="Bill" w:date="2013-01-16T01:33:00Z">
        <w:r w:rsidRPr="00683B5E" w:rsidDel="003D470B">
          <w:rPr>
            <w:rFonts w:ascii="Arial" w:eastAsia="Times New Roman" w:hAnsi="Arial" w:cs="Arial"/>
            <w:color w:val="333333"/>
            <w:sz w:val="21"/>
            <w:szCs w:val="21"/>
          </w:rPr>
          <w:delText>e most significant</w:delText>
        </w:r>
      </w:del>
      <w:r w:rsidRPr="00683B5E">
        <w:rPr>
          <w:rFonts w:ascii="Arial" w:eastAsia="Times New Roman" w:hAnsi="Arial" w:cs="Arial"/>
          <w:color w:val="333333"/>
          <w:sz w:val="21"/>
          <w:szCs w:val="21"/>
        </w:rPr>
        <w:t>.</w:t>
      </w:r>
    </w:p>
    <w:p w14:paraId="05A5FEB7" w14:textId="77777777" w:rsidR="00601A40" w:rsidRPr="00683B5E" w:rsidRDefault="00601A40" w:rsidP="00683B5E">
      <w:pPr>
        <w:shd w:val="clear" w:color="auto" w:fill="FFFFFF"/>
        <w:spacing w:line="330" w:lineRule="atLeast"/>
        <w:jc w:val="both"/>
        <w:rPr>
          <w:rFonts w:ascii="Arial" w:eastAsia="Times New Roman" w:hAnsi="Arial" w:cs="Arial"/>
          <w:color w:val="333333"/>
          <w:sz w:val="21"/>
          <w:szCs w:val="21"/>
        </w:rPr>
      </w:pPr>
    </w:p>
    <w:p w14:paraId="4C297252" w14:textId="77777777" w:rsidR="00683B5E" w:rsidRPr="00683B5E" w:rsidRDefault="00683B5E" w:rsidP="00683B5E">
      <w:pPr>
        <w:shd w:val="clear" w:color="auto" w:fill="FFFFFF"/>
        <w:spacing w:line="330" w:lineRule="atLeast"/>
        <w:jc w:val="both"/>
        <w:rPr>
          <w:rFonts w:ascii="Arial" w:eastAsia="Times New Roman" w:hAnsi="Arial" w:cs="Arial"/>
          <w:b/>
          <w:bCs/>
          <w:color w:val="EF316E"/>
          <w:sz w:val="36"/>
          <w:szCs w:val="36"/>
        </w:rPr>
      </w:pPr>
      <w:r w:rsidRPr="00683B5E">
        <w:rPr>
          <w:rFonts w:ascii="Arial" w:eastAsia="Times New Roman" w:hAnsi="Arial" w:cs="Arial"/>
          <w:b/>
          <w:bCs/>
          <w:color w:val="EF316E"/>
          <w:sz w:val="36"/>
          <w:szCs w:val="36"/>
        </w:rPr>
        <w:t>Tiger- Pig</w:t>
      </w:r>
    </w:p>
    <w:p w14:paraId="6D138456" w14:textId="77777777" w:rsidR="00683B5E" w:rsidRPr="00683B5E" w:rsidRDefault="00683B5E" w:rsidP="00683B5E">
      <w:pPr>
        <w:shd w:val="clear" w:color="auto" w:fill="FFFFFF"/>
        <w:spacing w:line="330" w:lineRule="atLeast"/>
        <w:jc w:val="both"/>
        <w:rPr>
          <w:rFonts w:ascii="Arial" w:eastAsia="Times New Roman" w:hAnsi="Arial" w:cs="Arial"/>
          <w:color w:val="333333"/>
          <w:sz w:val="21"/>
          <w:szCs w:val="21"/>
        </w:rPr>
      </w:pPr>
      <w:r w:rsidRPr="00683B5E">
        <w:rPr>
          <w:rFonts w:ascii="Arial" w:eastAsia="Times New Roman" w:hAnsi="Arial" w:cs="Arial"/>
          <w:color w:val="333333"/>
          <w:sz w:val="21"/>
          <w:szCs w:val="21"/>
        </w:rPr>
        <w:t xml:space="preserve">You and </w:t>
      </w:r>
      <w:commentRangeStart w:id="91"/>
      <w:ins w:id="92" w:author="Bill" w:date="2013-01-16T01:51:00Z">
        <w:r w:rsidR="000E295F">
          <w:rPr>
            <w:rFonts w:ascii="Arial" w:eastAsia="Times New Roman" w:hAnsi="Arial" w:cs="Arial"/>
            <w:color w:val="333333"/>
            <w:sz w:val="21"/>
            <w:szCs w:val="21"/>
          </w:rPr>
          <w:t>your</w:t>
        </w:r>
      </w:ins>
      <w:del w:id="93" w:author="Bill" w:date="2013-01-16T01:51:00Z">
        <w:r w:rsidRPr="00683B5E" w:rsidDel="000E295F">
          <w:rPr>
            <w:rFonts w:ascii="Arial" w:eastAsia="Times New Roman" w:hAnsi="Arial" w:cs="Arial"/>
            <w:color w:val="333333"/>
            <w:sz w:val="21"/>
            <w:szCs w:val="21"/>
          </w:rPr>
          <w:delText>the</w:delText>
        </w:r>
      </w:del>
      <w:commentRangeEnd w:id="91"/>
      <w:r w:rsidR="000E295F">
        <w:rPr>
          <w:rStyle w:val="CommentReference"/>
        </w:rPr>
        <w:commentReference w:id="91"/>
      </w:r>
      <w:r w:rsidRPr="00683B5E">
        <w:rPr>
          <w:rFonts w:ascii="Arial" w:eastAsia="Times New Roman" w:hAnsi="Arial" w:cs="Arial"/>
          <w:color w:val="333333"/>
          <w:sz w:val="21"/>
          <w:szCs w:val="21"/>
        </w:rPr>
        <w:t xml:space="preserve"> Pig man embody the opposites attract phenomenon. There’s potential here for a lasting relationship if you both can learn to be flexible. He</w:t>
      </w:r>
      <w:ins w:id="94" w:author="Bill" w:date="2013-01-16T01:52:00Z">
        <w:r w:rsidR="00570A2F">
          <w:rPr>
            <w:rFonts w:ascii="Arial" w:eastAsia="Times New Roman" w:hAnsi="Arial" w:cs="Arial"/>
            <w:color w:val="333333"/>
            <w:sz w:val="21"/>
            <w:szCs w:val="21"/>
          </w:rPr>
          <w:t>’</w:t>
        </w:r>
      </w:ins>
      <w:del w:id="95" w:author="Bill" w:date="2013-01-16T01:52:00Z">
        <w:r w:rsidRPr="00683B5E" w:rsidDel="00570A2F">
          <w:rPr>
            <w:rFonts w:ascii="Arial" w:eastAsia="Times New Roman" w:hAnsi="Arial" w:cs="Arial"/>
            <w:color w:val="333333"/>
            <w:sz w:val="21"/>
            <w:szCs w:val="21"/>
          </w:rPr>
          <w:delText xml:space="preserve"> </w:delText>
        </w:r>
        <w:commentRangeStart w:id="96"/>
        <w:r w:rsidRPr="00683B5E" w:rsidDel="00570A2F">
          <w:rPr>
            <w:rFonts w:ascii="Arial" w:eastAsia="Times New Roman" w:hAnsi="Arial" w:cs="Arial"/>
            <w:color w:val="333333"/>
            <w:sz w:val="21"/>
            <w:szCs w:val="21"/>
          </w:rPr>
          <w:delText>i</w:delText>
        </w:r>
      </w:del>
      <w:r w:rsidRPr="00683B5E">
        <w:rPr>
          <w:rFonts w:ascii="Arial" w:eastAsia="Times New Roman" w:hAnsi="Arial" w:cs="Arial"/>
          <w:color w:val="333333"/>
          <w:sz w:val="21"/>
          <w:szCs w:val="21"/>
        </w:rPr>
        <w:t>s</w:t>
      </w:r>
      <w:commentRangeEnd w:id="96"/>
      <w:r w:rsidR="00570A2F">
        <w:rPr>
          <w:rStyle w:val="CommentReference"/>
        </w:rPr>
        <w:commentReference w:id="96"/>
      </w:r>
      <w:r w:rsidRPr="00683B5E">
        <w:rPr>
          <w:rFonts w:ascii="Arial" w:eastAsia="Times New Roman" w:hAnsi="Arial" w:cs="Arial"/>
          <w:color w:val="333333"/>
          <w:sz w:val="21"/>
          <w:szCs w:val="21"/>
        </w:rPr>
        <w:t xml:space="preserve"> probably happy to stay at home and hold down the fort. This is great for you; since you might love running off on a whim and often don’t know when you’ll be back. You’ll admire Mr. Pig’s pure spirit, and he’ll love your spitfire personality. If you’re able to give him enough attention and foster a good connection, he’ll be likely to stick around.</w:t>
      </w:r>
    </w:p>
    <w:p w14:paraId="20C8BB33" w14:textId="77777777" w:rsidR="00683B5E" w:rsidRPr="00683B5E" w:rsidRDefault="00683B5E" w:rsidP="00683B5E">
      <w:pPr>
        <w:shd w:val="clear" w:color="auto" w:fill="FFFFFF"/>
        <w:spacing w:line="330" w:lineRule="atLeast"/>
        <w:jc w:val="both"/>
        <w:rPr>
          <w:rFonts w:ascii="Arial" w:eastAsia="Times New Roman" w:hAnsi="Arial" w:cs="Arial"/>
          <w:color w:val="333333"/>
          <w:sz w:val="21"/>
          <w:szCs w:val="21"/>
        </w:rPr>
      </w:pPr>
      <w:r>
        <w:rPr>
          <w:rFonts w:ascii="Arial" w:eastAsia="Times New Roman" w:hAnsi="Arial" w:cs="Arial"/>
          <w:noProof/>
          <w:color w:val="333333"/>
          <w:sz w:val="21"/>
          <w:szCs w:val="21"/>
        </w:rPr>
        <w:lastRenderedPageBreak/>
        <w:drawing>
          <wp:inline distT="0" distB="0" distL="0" distR="0" wp14:anchorId="03EF34F9" wp14:editId="0ACFD44E">
            <wp:extent cx="1210945" cy="1295400"/>
            <wp:effectExtent l="0" t="0" r="8255" b="0"/>
            <wp:docPr id="6" name="Picture 6" descr="http://www.onlinechineseastrology.com/couples-compatibility/images/couples-compatibility-offer-report/img-Tige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www.onlinechineseastrology.com/couples-compatibility/images/couples-compatibility-offer-report/img-Tiger.jp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210945" cy="1295400"/>
                    </a:xfrm>
                    <a:prstGeom prst="rect">
                      <a:avLst/>
                    </a:prstGeom>
                    <a:noFill/>
                    <a:ln>
                      <a:noFill/>
                    </a:ln>
                  </pic:spPr>
                </pic:pic>
              </a:graphicData>
            </a:graphic>
          </wp:inline>
        </w:drawing>
      </w:r>
    </w:p>
    <w:p w14:paraId="4FC252FE" w14:textId="77777777" w:rsidR="00683B5E" w:rsidRPr="00683B5E" w:rsidRDefault="00683B5E" w:rsidP="00683B5E">
      <w:pPr>
        <w:shd w:val="clear" w:color="auto" w:fill="FFFFFF"/>
        <w:spacing w:line="330" w:lineRule="atLeast"/>
        <w:jc w:val="both"/>
        <w:rPr>
          <w:rFonts w:ascii="Arial" w:eastAsia="Times New Roman" w:hAnsi="Arial" w:cs="Arial"/>
          <w:color w:val="333333"/>
          <w:sz w:val="21"/>
          <w:szCs w:val="21"/>
        </w:rPr>
      </w:pPr>
      <w:r>
        <w:rPr>
          <w:rFonts w:ascii="Arial" w:eastAsia="Times New Roman" w:hAnsi="Arial" w:cs="Arial"/>
          <w:noProof/>
          <w:color w:val="333333"/>
          <w:sz w:val="21"/>
          <w:szCs w:val="21"/>
        </w:rPr>
        <w:drawing>
          <wp:inline distT="0" distB="0" distL="0" distR="0" wp14:anchorId="62106F61" wp14:editId="2B8DBB2D">
            <wp:extent cx="1210945" cy="1295400"/>
            <wp:effectExtent l="0" t="0" r="8255" b="0"/>
            <wp:docPr id="7" name="Picture 7" descr="http://www.onlinechineseastrology.com/couples-compatibility/images/couples-compatibility-offer-report/img-Pig.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www.onlinechineseastrology.com/couples-compatibility/images/couples-compatibility-offer-report/img-Pig.jp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210945" cy="1295400"/>
                    </a:xfrm>
                    <a:prstGeom prst="rect">
                      <a:avLst/>
                    </a:prstGeom>
                    <a:noFill/>
                    <a:ln>
                      <a:noFill/>
                    </a:ln>
                  </pic:spPr>
                </pic:pic>
              </a:graphicData>
            </a:graphic>
          </wp:inline>
        </w:drawing>
      </w:r>
    </w:p>
    <w:p w14:paraId="6CF6AE57" w14:textId="77777777" w:rsidR="00683B5E" w:rsidRPr="00683B5E" w:rsidRDefault="00683B5E" w:rsidP="00683B5E">
      <w:pPr>
        <w:shd w:val="clear" w:color="auto" w:fill="FFFFFF"/>
        <w:spacing w:line="330" w:lineRule="atLeast"/>
        <w:jc w:val="both"/>
        <w:rPr>
          <w:rFonts w:ascii="Arial" w:eastAsia="Times New Roman" w:hAnsi="Arial" w:cs="Arial"/>
          <w:b/>
          <w:bCs/>
          <w:color w:val="EF316E"/>
          <w:sz w:val="36"/>
          <w:szCs w:val="36"/>
        </w:rPr>
      </w:pPr>
      <w:r w:rsidRPr="00683B5E">
        <w:rPr>
          <w:rFonts w:ascii="Arial" w:eastAsia="Times New Roman" w:hAnsi="Arial" w:cs="Arial"/>
          <w:b/>
          <w:bCs/>
          <w:color w:val="EF316E"/>
          <w:sz w:val="36"/>
          <w:szCs w:val="36"/>
        </w:rPr>
        <w:t>Yin/Yang</w:t>
      </w:r>
    </w:p>
    <w:p w14:paraId="4E8B382A" w14:textId="77777777" w:rsidR="00683B5E" w:rsidRPr="00683B5E" w:rsidRDefault="00683B5E" w:rsidP="00683B5E">
      <w:pPr>
        <w:shd w:val="clear" w:color="auto" w:fill="FFFFFF"/>
        <w:spacing w:line="330" w:lineRule="atLeast"/>
        <w:jc w:val="both"/>
        <w:rPr>
          <w:rFonts w:ascii="Arial" w:eastAsia="Times New Roman" w:hAnsi="Arial" w:cs="Arial"/>
          <w:color w:val="333333"/>
          <w:sz w:val="21"/>
          <w:szCs w:val="21"/>
        </w:rPr>
      </w:pPr>
      <w:r w:rsidRPr="00683B5E">
        <w:rPr>
          <w:rFonts w:ascii="Arial" w:eastAsia="Times New Roman" w:hAnsi="Arial" w:cs="Arial"/>
          <w:b/>
          <w:bCs/>
          <w:color w:val="333333"/>
          <w:sz w:val="21"/>
          <w:szCs w:val="21"/>
        </w:rPr>
        <w:t xml:space="preserve">Your </w:t>
      </w:r>
      <w:del w:id="97" w:author="Bill" w:date="2013-01-16T01:54:00Z">
        <w:r w:rsidRPr="00683B5E" w:rsidDel="0055533D">
          <w:rPr>
            <w:rFonts w:ascii="Arial" w:eastAsia="Times New Roman" w:hAnsi="Arial" w:cs="Arial"/>
            <w:b/>
            <w:bCs/>
            <w:color w:val="333333"/>
            <w:sz w:val="21"/>
            <w:szCs w:val="21"/>
          </w:rPr>
          <w:delText>Yin/Yang mix</w:delText>
        </w:r>
      </w:del>
      <w:ins w:id="98" w:author="Bill" w:date="2013-01-16T01:54:00Z">
        <w:r w:rsidR="0055533D">
          <w:rPr>
            <w:rFonts w:ascii="Arial" w:eastAsia="Times New Roman" w:hAnsi="Arial" w:cs="Arial"/>
            <w:b/>
            <w:bCs/>
            <w:color w:val="333333"/>
            <w:sz w:val="21"/>
            <w:szCs w:val="21"/>
          </w:rPr>
          <w:t xml:space="preserve">basic </w:t>
        </w:r>
        <w:commentRangeStart w:id="99"/>
        <w:r w:rsidR="0055533D">
          <w:rPr>
            <w:rFonts w:ascii="Arial" w:eastAsia="Times New Roman" w:hAnsi="Arial" w:cs="Arial"/>
            <w:b/>
            <w:bCs/>
            <w:color w:val="333333"/>
            <w:sz w:val="21"/>
            <w:szCs w:val="21"/>
          </w:rPr>
          <w:t>style</w:t>
        </w:r>
        <w:commentRangeEnd w:id="99"/>
        <w:r w:rsidR="0055533D">
          <w:rPr>
            <w:rStyle w:val="CommentReference"/>
          </w:rPr>
          <w:commentReference w:id="99"/>
        </w:r>
      </w:ins>
      <w:proofErr w:type="gramStart"/>
      <w:r w:rsidRPr="00683B5E">
        <w:rPr>
          <w:rFonts w:ascii="Arial" w:eastAsia="Times New Roman" w:hAnsi="Arial" w:cs="Arial"/>
          <w:b/>
          <w:bCs/>
          <w:color w:val="333333"/>
          <w:sz w:val="21"/>
          <w:szCs w:val="21"/>
        </w:rPr>
        <w:t xml:space="preserve"> :</w:t>
      </w:r>
      <w:proofErr w:type="gramEnd"/>
    </w:p>
    <w:p w14:paraId="4DF68723" w14:textId="77777777" w:rsidR="00683B5E" w:rsidRPr="00683B5E" w:rsidRDefault="00683B5E" w:rsidP="00683B5E">
      <w:pPr>
        <w:shd w:val="clear" w:color="auto" w:fill="FFFFFF"/>
        <w:spacing w:line="330" w:lineRule="atLeast"/>
        <w:jc w:val="both"/>
        <w:rPr>
          <w:rFonts w:ascii="Arial" w:eastAsia="Times New Roman" w:hAnsi="Arial" w:cs="Arial"/>
          <w:color w:val="333333"/>
          <w:sz w:val="21"/>
          <w:szCs w:val="21"/>
        </w:rPr>
      </w:pPr>
      <w:r w:rsidRPr="00683B5E">
        <w:rPr>
          <w:rFonts w:ascii="Arial" w:eastAsia="Times New Roman" w:hAnsi="Arial" w:cs="Arial"/>
          <w:color w:val="333333"/>
          <w:sz w:val="21"/>
          <w:szCs w:val="21"/>
        </w:rPr>
        <w:t>Yin</w:t>
      </w:r>
    </w:p>
    <w:p w14:paraId="05AB286E" w14:textId="77777777" w:rsidR="00683B5E" w:rsidRPr="00683B5E" w:rsidRDefault="00683B5E" w:rsidP="00683B5E">
      <w:pPr>
        <w:shd w:val="clear" w:color="auto" w:fill="FFFFFF"/>
        <w:spacing w:line="330" w:lineRule="atLeast"/>
        <w:jc w:val="both"/>
        <w:rPr>
          <w:rFonts w:ascii="Arial" w:eastAsia="Times New Roman" w:hAnsi="Arial" w:cs="Arial"/>
          <w:color w:val="333333"/>
          <w:sz w:val="21"/>
          <w:szCs w:val="21"/>
        </w:rPr>
      </w:pPr>
      <w:r>
        <w:rPr>
          <w:rFonts w:ascii="Arial" w:eastAsia="Times New Roman" w:hAnsi="Arial" w:cs="Arial"/>
          <w:noProof/>
          <w:color w:val="333333"/>
          <w:sz w:val="21"/>
          <w:szCs w:val="21"/>
        </w:rPr>
        <w:drawing>
          <wp:inline distT="0" distB="0" distL="0" distR="0" wp14:anchorId="77526624" wp14:editId="2F256725">
            <wp:extent cx="245745" cy="321945"/>
            <wp:effectExtent l="0" t="0" r="8255" b="8255"/>
            <wp:docPr id="8" name="ucReadingCC_imgYin" descr="http://www.onlinechineseastrology.com/couples-compatibility/images/couples-compatibility-offer-report/1yi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ReadingCC_imgYin" descr="http://www.onlinechineseastrology.com/couples-compatibility/images/couples-compatibility-offer-report/1ying.pn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45745" cy="321945"/>
                    </a:xfrm>
                    <a:prstGeom prst="rect">
                      <a:avLst/>
                    </a:prstGeom>
                    <a:noFill/>
                    <a:ln>
                      <a:noFill/>
                    </a:ln>
                  </pic:spPr>
                </pic:pic>
              </a:graphicData>
            </a:graphic>
          </wp:inline>
        </w:drawing>
      </w:r>
    </w:p>
    <w:p w14:paraId="123AA7DB" w14:textId="77777777" w:rsidR="00683B5E" w:rsidRPr="00683B5E" w:rsidRDefault="00683B5E" w:rsidP="00683B5E">
      <w:pPr>
        <w:shd w:val="clear" w:color="auto" w:fill="FFFFFF"/>
        <w:spacing w:line="330" w:lineRule="atLeast"/>
        <w:jc w:val="both"/>
        <w:rPr>
          <w:rFonts w:ascii="Arial" w:eastAsia="Times New Roman" w:hAnsi="Arial" w:cs="Arial"/>
          <w:color w:val="333333"/>
          <w:sz w:val="21"/>
          <w:szCs w:val="21"/>
        </w:rPr>
      </w:pPr>
      <w:r w:rsidRPr="00683B5E">
        <w:rPr>
          <w:rFonts w:ascii="Arial" w:eastAsia="Times New Roman" w:hAnsi="Arial" w:cs="Arial"/>
          <w:color w:val="333333"/>
          <w:sz w:val="21"/>
          <w:szCs w:val="21"/>
        </w:rPr>
        <w:t>Yang</w:t>
      </w:r>
    </w:p>
    <w:p w14:paraId="6F463042" w14:textId="77777777" w:rsidR="00683B5E" w:rsidRPr="00683B5E" w:rsidRDefault="00683B5E" w:rsidP="00683B5E">
      <w:pPr>
        <w:shd w:val="clear" w:color="auto" w:fill="FFFFFF"/>
        <w:spacing w:line="330" w:lineRule="atLeast"/>
        <w:jc w:val="both"/>
        <w:rPr>
          <w:rFonts w:ascii="Arial" w:eastAsia="Times New Roman" w:hAnsi="Arial" w:cs="Arial"/>
          <w:color w:val="333333"/>
          <w:sz w:val="21"/>
          <w:szCs w:val="21"/>
        </w:rPr>
      </w:pPr>
      <w:r>
        <w:rPr>
          <w:rFonts w:ascii="Arial" w:eastAsia="Times New Roman" w:hAnsi="Arial" w:cs="Arial"/>
          <w:noProof/>
          <w:color w:val="333333"/>
          <w:sz w:val="21"/>
          <w:szCs w:val="21"/>
        </w:rPr>
        <w:drawing>
          <wp:inline distT="0" distB="0" distL="0" distR="0" wp14:anchorId="48F2B7DB" wp14:editId="228415FE">
            <wp:extent cx="245745" cy="321945"/>
            <wp:effectExtent l="0" t="0" r="8255" b="8255"/>
            <wp:docPr id="9" name="ucReadingCC_imgYang" descr="http://www.onlinechineseastrology.com/couples-compatibility/images/couples-compatibility-offer-report/1ya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ReadingCC_imgYang" descr="http://www.onlinechineseastrology.com/couples-compatibility/images/couples-compatibility-offer-report/1yang.pn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45745" cy="321945"/>
                    </a:xfrm>
                    <a:prstGeom prst="rect">
                      <a:avLst/>
                    </a:prstGeom>
                    <a:noFill/>
                    <a:ln>
                      <a:noFill/>
                    </a:ln>
                  </pic:spPr>
                </pic:pic>
              </a:graphicData>
            </a:graphic>
          </wp:inline>
        </w:drawing>
      </w:r>
    </w:p>
    <w:p w14:paraId="72B63A8D" w14:textId="77777777" w:rsidR="00683B5E" w:rsidRPr="00683B5E" w:rsidRDefault="00683B5E" w:rsidP="00683B5E">
      <w:pPr>
        <w:shd w:val="clear" w:color="auto" w:fill="FFFFFF"/>
        <w:spacing w:line="330" w:lineRule="atLeast"/>
        <w:jc w:val="both"/>
        <w:rPr>
          <w:rFonts w:ascii="Arial" w:eastAsia="Times New Roman" w:hAnsi="Arial" w:cs="Arial"/>
          <w:color w:val="333333"/>
          <w:sz w:val="21"/>
          <w:szCs w:val="21"/>
        </w:rPr>
      </w:pPr>
      <w:r w:rsidRPr="00683B5E">
        <w:rPr>
          <w:rFonts w:ascii="Arial" w:eastAsia="Times New Roman" w:hAnsi="Arial" w:cs="Arial"/>
          <w:color w:val="333333"/>
          <w:sz w:val="21"/>
          <w:szCs w:val="21"/>
        </w:rPr>
        <w:t xml:space="preserve">He is Yin, while you’re Yang. He tends to be more interested in observing, listening, and internalizing. You’re probably inspired by action, challenge, and doing. You both approach life differently but can complement each other because of it. He’ll stay at home on a Saturday night while you’re off gallivanting with friends. In relationships, there should be both Yin and Yang energies to help balance things out, so this match </w:t>
      </w:r>
      <w:commentRangeStart w:id="100"/>
      <w:ins w:id="101" w:author="Bill" w:date="2013-01-16T01:36:00Z">
        <w:r w:rsidR="00EB7B44">
          <w:rPr>
            <w:rFonts w:ascii="Arial" w:eastAsia="Times New Roman" w:hAnsi="Arial" w:cs="Arial"/>
            <w:color w:val="333333"/>
            <w:sz w:val="21"/>
            <w:szCs w:val="21"/>
          </w:rPr>
          <w:t>can</w:t>
        </w:r>
      </w:ins>
      <w:del w:id="102" w:author="Bill" w:date="2013-01-16T01:36:00Z">
        <w:r w:rsidRPr="00683B5E" w:rsidDel="00EB7B44">
          <w:rPr>
            <w:rFonts w:ascii="Arial" w:eastAsia="Times New Roman" w:hAnsi="Arial" w:cs="Arial"/>
            <w:color w:val="333333"/>
            <w:sz w:val="21"/>
            <w:szCs w:val="21"/>
          </w:rPr>
          <w:delText>might</w:delText>
        </w:r>
      </w:del>
      <w:commentRangeEnd w:id="100"/>
      <w:r w:rsidR="00EB7B44">
        <w:rPr>
          <w:rStyle w:val="CommentReference"/>
        </w:rPr>
        <w:commentReference w:id="100"/>
      </w:r>
      <w:r w:rsidRPr="00683B5E">
        <w:rPr>
          <w:rFonts w:ascii="Arial" w:eastAsia="Times New Roman" w:hAnsi="Arial" w:cs="Arial"/>
          <w:color w:val="333333"/>
          <w:sz w:val="21"/>
          <w:szCs w:val="21"/>
        </w:rPr>
        <w:t xml:space="preserve"> work.</w:t>
      </w:r>
    </w:p>
    <w:p w14:paraId="53F126B0" w14:textId="77777777" w:rsidR="00683B5E" w:rsidRPr="00683B5E" w:rsidRDefault="00683B5E" w:rsidP="00683B5E">
      <w:pPr>
        <w:shd w:val="clear" w:color="auto" w:fill="FFFFFF"/>
        <w:spacing w:line="330" w:lineRule="atLeast"/>
        <w:jc w:val="both"/>
        <w:rPr>
          <w:rFonts w:ascii="Arial" w:eastAsia="Times New Roman" w:hAnsi="Arial" w:cs="Arial"/>
          <w:b/>
          <w:bCs/>
          <w:color w:val="EF316E"/>
          <w:sz w:val="36"/>
          <w:szCs w:val="36"/>
        </w:rPr>
      </w:pPr>
      <w:r w:rsidRPr="00683B5E">
        <w:rPr>
          <w:rFonts w:ascii="Arial" w:eastAsia="Times New Roman" w:hAnsi="Arial" w:cs="Arial"/>
          <w:b/>
          <w:bCs/>
          <w:color w:val="EF316E"/>
          <w:sz w:val="36"/>
          <w:szCs w:val="36"/>
        </w:rPr>
        <w:t>The Good</w:t>
      </w:r>
    </w:p>
    <w:p w14:paraId="65660454" w14:textId="77777777" w:rsidR="00683B5E" w:rsidRPr="00683B5E" w:rsidRDefault="00683B5E" w:rsidP="00683B5E">
      <w:pPr>
        <w:shd w:val="clear" w:color="auto" w:fill="FFFFFF"/>
        <w:spacing w:line="330" w:lineRule="atLeast"/>
        <w:jc w:val="center"/>
        <w:rPr>
          <w:rFonts w:ascii="Arial" w:eastAsia="Times New Roman" w:hAnsi="Arial" w:cs="Arial"/>
          <w:color w:val="333333"/>
          <w:sz w:val="21"/>
          <w:szCs w:val="21"/>
        </w:rPr>
      </w:pPr>
      <w:r>
        <w:rPr>
          <w:rFonts w:ascii="Arial" w:eastAsia="Times New Roman" w:hAnsi="Arial" w:cs="Arial"/>
          <w:noProof/>
          <w:color w:val="333333"/>
          <w:sz w:val="21"/>
          <w:szCs w:val="21"/>
        </w:rPr>
        <w:lastRenderedPageBreak/>
        <w:drawing>
          <wp:inline distT="0" distB="0" distL="0" distR="0" wp14:anchorId="404C650D" wp14:editId="4DCD6AE7">
            <wp:extent cx="5740400" cy="3827145"/>
            <wp:effectExtent l="0" t="0" r="0" b="8255"/>
            <wp:docPr id="10" name="Picture 10" descr="http://www.onlinechineseastrology.com/couples-compatibility/Images/couples-compatibility-offer-report/img-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http://www.onlinechineseastrology.com/couples-compatibility/Images/couples-compatibility-offer-report/img-5.jp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40400" cy="3827145"/>
                    </a:xfrm>
                    <a:prstGeom prst="rect">
                      <a:avLst/>
                    </a:prstGeom>
                    <a:noFill/>
                    <a:ln>
                      <a:noFill/>
                    </a:ln>
                  </pic:spPr>
                </pic:pic>
              </a:graphicData>
            </a:graphic>
          </wp:inline>
        </w:drawing>
      </w:r>
    </w:p>
    <w:p w14:paraId="15C0F4EB" w14:textId="77777777" w:rsidR="00683B5E" w:rsidRPr="00683B5E" w:rsidRDefault="00683B5E" w:rsidP="00683B5E">
      <w:pPr>
        <w:shd w:val="clear" w:color="auto" w:fill="FFFFFF"/>
        <w:spacing w:line="330" w:lineRule="atLeast"/>
        <w:jc w:val="both"/>
        <w:rPr>
          <w:rFonts w:ascii="Arial" w:eastAsia="Times New Roman" w:hAnsi="Arial" w:cs="Arial"/>
          <w:color w:val="333333"/>
          <w:sz w:val="21"/>
          <w:szCs w:val="21"/>
        </w:rPr>
      </w:pPr>
      <w:r w:rsidRPr="00683B5E">
        <w:rPr>
          <w:rFonts w:ascii="Arial" w:eastAsia="Times New Roman" w:hAnsi="Arial" w:cs="Arial"/>
          <w:color w:val="333333"/>
          <w:sz w:val="21"/>
          <w:szCs w:val="21"/>
        </w:rPr>
        <w:t>Even though you two are incredibly different, this may be the reason you get along so well. Where you’re weak, he’s strong. Where he’s weak, you’re strong. Perfect. Since you’re generally optimistic, you’ll appreciate his upbeat personality and good-natured humor. He admires your zest for life and isn’t threatened by a powerful woman. If you have kids, he’ll probably be a stay at home dad while you’re bringing home the bacon. Oops. I mean, bringing home the paycheck.</w:t>
      </w:r>
    </w:p>
    <w:p w14:paraId="26808C27" w14:textId="77777777" w:rsidR="00683B5E" w:rsidRPr="00683B5E" w:rsidRDefault="00683B5E" w:rsidP="00683B5E">
      <w:pPr>
        <w:shd w:val="clear" w:color="auto" w:fill="FFFFFF"/>
        <w:spacing w:line="330" w:lineRule="atLeast"/>
        <w:jc w:val="both"/>
        <w:rPr>
          <w:rFonts w:ascii="Arial" w:eastAsia="Times New Roman" w:hAnsi="Arial" w:cs="Arial"/>
          <w:b/>
          <w:bCs/>
          <w:color w:val="EF316E"/>
          <w:sz w:val="36"/>
          <w:szCs w:val="36"/>
        </w:rPr>
      </w:pPr>
      <w:r w:rsidRPr="00683B5E">
        <w:rPr>
          <w:rFonts w:ascii="Arial" w:eastAsia="Times New Roman" w:hAnsi="Arial" w:cs="Arial"/>
          <w:b/>
          <w:bCs/>
          <w:color w:val="EF316E"/>
          <w:sz w:val="36"/>
          <w:szCs w:val="36"/>
        </w:rPr>
        <w:t>The Not so Good</w:t>
      </w:r>
    </w:p>
    <w:p w14:paraId="2C8D7129" w14:textId="77777777" w:rsidR="00683B5E" w:rsidRPr="00683B5E" w:rsidRDefault="00683B5E" w:rsidP="00683B5E">
      <w:pPr>
        <w:shd w:val="clear" w:color="auto" w:fill="FFFFFF"/>
        <w:spacing w:line="330" w:lineRule="atLeast"/>
        <w:jc w:val="center"/>
        <w:rPr>
          <w:rFonts w:ascii="Arial" w:eastAsia="Times New Roman" w:hAnsi="Arial" w:cs="Arial"/>
          <w:color w:val="333333"/>
          <w:sz w:val="21"/>
          <w:szCs w:val="21"/>
        </w:rPr>
      </w:pPr>
      <w:r>
        <w:rPr>
          <w:rFonts w:ascii="Arial" w:eastAsia="Times New Roman" w:hAnsi="Arial" w:cs="Arial"/>
          <w:noProof/>
          <w:color w:val="333333"/>
          <w:sz w:val="21"/>
          <w:szCs w:val="21"/>
        </w:rPr>
        <w:lastRenderedPageBreak/>
        <w:drawing>
          <wp:inline distT="0" distB="0" distL="0" distR="0" wp14:anchorId="5C8B0F2F" wp14:editId="5DD27429">
            <wp:extent cx="4470400" cy="3792855"/>
            <wp:effectExtent l="0" t="0" r="0" b="0"/>
            <wp:docPr id="11" name="Picture 11" descr="http://www.onlinechineseastrology.com/couples-compatibility/Images/couples-compatibility-offer-report/img-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http://www.onlinechineseastrology.com/couples-compatibility/Images/couples-compatibility-offer-report/img-6.jp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470400" cy="3792855"/>
                    </a:xfrm>
                    <a:prstGeom prst="rect">
                      <a:avLst/>
                    </a:prstGeom>
                    <a:noFill/>
                    <a:ln>
                      <a:noFill/>
                    </a:ln>
                  </pic:spPr>
                </pic:pic>
              </a:graphicData>
            </a:graphic>
          </wp:inline>
        </w:drawing>
      </w:r>
    </w:p>
    <w:p w14:paraId="493B0630" w14:textId="77777777" w:rsidR="00683B5E" w:rsidRPr="00683B5E" w:rsidRDefault="00683B5E" w:rsidP="00683B5E">
      <w:pPr>
        <w:shd w:val="clear" w:color="auto" w:fill="FFFFFF"/>
        <w:spacing w:line="330" w:lineRule="atLeast"/>
        <w:jc w:val="both"/>
        <w:rPr>
          <w:rFonts w:ascii="Arial" w:eastAsia="Times New Roman" w:hAnsi="Arial" w:cs="Arial"/>
          <w:color w:val="333333"/>
          <w:sz w:val="21"/>
          <w:szCs w:val="21"/>
        </w:rPr>
      </w:pPr>
      <w:r w:rsidRPr="00683B5E">
        <w:rPr>
          <w:rFonts w:ascii="Arial" w:eastAsia="Times New Roman" w:hAnsi="Arial" w:cs="Arial"/>
          <w:color w:val="333333"/>
          <w:sz w:val="21"/>
          <w:szCs w:val="21"/>
        </w:rPr>
        <w:t xml:space="preserve">This Pig guy might not offer you excitement and adventure the way a Dragon or </w:t>
      </w:r>
      <w:proofErr w:type="gramStart"/>
      <w:r w:rsidRPr="00683B5E">
        <w:rPr>
          <w:rFonts w:ascii="Arial" w:eastAsia="Times New Roman" w:hAnsi="Arial" w:cs="Arial"/>
          <w:color w:val="333333"/>
          <w:sz w:val="21"/>
          <w:szCs w:val="21"/>
        </w:rPr>
        <w:t>Horse man</w:t>
      </w:r>
      <w:proofErr w:type="gramEnd"/>
      <w:r w:rsidRPr="00683B5E">
        <w:rPr>
          <w:rFonts w:ascii="Arial" w:eastAsia="Times New Roman" w:hAnsi="Arial" w:cs="Arial"/>
          <w:color w:val="333333"/>
          <w:sz w:val="21"/>
          <w:szCs w:val="21"/>
        </w:rPr>
        <w:t xml:space="preserve"> would. You tend to be changeable in nature, while he pretty much needs a routine. He enjoys a peaceful, happy home and company to share it with. You’re content living out of a suitcase and taking off whenever the spirit moves you. Problems could pop up if you don’t nurture and maintain a strong connection with him. And, he could find it unsettling if you’re always off doing your own thing.</w:t>
      </w:r>
    </w:p>
    <w:p w14:paraId="78694689" w14:textId="77777777" w:rsidR="00683B5E" w:rsidRPr="00683B5E" w:rsidRDefault="00683B5E" w:rsidP="00683B5E">
      <w:pPr>
        <w:shd w:val="clear" w:color="auto" w:fill="FFFFFF"/>
        <w:spacing w:line="330" w:lineRule="atLeast"/>
        <w:rPr>
          <w:rFonts w:ascii="Arial" w:eastAsia="Times New Roman" w:hAnsi="Arial" w:cs="Arial"/>
          <w:color w:val="333333"/>
          <w:sz w:val="21"/>
          <w:szCs w:val="21"/>
        </w:rPr>
      </w:pPr>
      <w:r w:rsidRPr="00683B5E">
        <w:rPr>
          <w:rFonts w:ascii="Times New Roman" w:eastAsia="Times New Roman" w:hAnsi="Times New Roman" w:cs="Times New Roman"/>
          <w:b/>
          <w:bCs/>
          <w:color w:val="FFFFFF"/>
          <w:sz w:val="28"/>
          <w:szCs w:val="28"/>
        </w:rPr>
        <w:t>  The Love Pillar - Your Month Signs</w:t>
      </w:r>
    </w:p>
    <w:p w14:paraId="79C3F392" w14:textId="77777777" w:rsidR="00683B5E" w:rsidRPr="00683B5E" w:rsidRDefault="00683B5E" w:rsidP="00683B5E">
      <w:pPr>
        <w:shd w:val="clear" w:color="auto" w:fill="FFFFFF"/>
        <w:spacing w:line="330" w:lineRule="atLeast"/>
        <w:jc w:val="both"/>
        <w:rPr>
          <w:rFonts w:ascii="Arial" w:eastAsia="Times New Roman" w:hAnsi="Arial" w:cs="Arial"/>
          <w:color w:val="333333"/>
          <w:sz w:val="21"/>
          <w:szCs w:val="21"/>
        </w:rPr>
      </w:pPr>
      <w:r w:rsidRPr="00683B5E">
        <w:rPr>
          <w:rFonts w:ascii="Arial" w:eastAsia="Times New Roman" w:hAnsi="Arial" w:cs="Arial"/>
          <w:b/>
          <w:bCs/>
          <w:i/>
          <w:iCs/>
          <w:color w:val="EF316E"/>
          <w:sz w:val="21"/>
          <w:szCs w:val="21"/>
        </w:rPr>
        <w:t>No, it’s not something you lean against while doing the deed!</w:t>
      </w:r>
    </w:p>
    <w:p w14:paraId="6D642757" w14:textId="77777777" w:rsidR="00683B5E" w:rsidRPr="00683B5E" w:rsidRDefault="00683B5E" w:rsidP="00683B5E">
      <w:pPr>
        <w:shd w:val="clear" w:color="auto" w:fill="FFFFFF"/>
        <w:spacing w:line="330" w:lineRule="atLeast"/>
        <w:jc w:val="both"/>
        <w:rPr>
          <w:rFonts w:ascii="Arial" w:eastAsia="Times New Roman" w:hAnsi="Arial" w:cs="Arial"/>
          <w:color w:val="333333"/>
          <w:sz w:val="21"/>
          <w:szCs w:val="21"/>
        </w:rPr>
      </w:pPr>
      <w:r w:rsidRPr="00683B5E">
        <w:rPr>
          <w:rFonts w:ascii="Arial" w:eastAsia="Times New Roman" w:hAnsi="Arial" w:cs="Arial"/>
          <w:color w:val="333333"/>
          <w:sz w:val="21"/>
          <w:szCs w:val="21"/>
        </w:rPr>
        <w:t>In Chinese Astrology there are four pillars or signs corresponding respectively to your year, month, day and time of birth. The month sign is specifically associated with relationships. While your year signs reveal general personality compatibility, your love pillars indicate how hot your romance is likely to be.</w:t>
      </w:r>
    </w:p>
    <w:p w14:paraId="364625D3" w14:textId="77777777" w:rsidR="00683B5E" w:rsidRPr="00683B5E" w:rsidRDefault="00683B5E" w:rsidP="00683B5E">
      <w:pPr>
        <w:shd w:val="clear" w:color="auto" w:fill="FFFFFF"/>
        <w:spacing w:line="330" w:lineRule="atLeast"/>
        <w:jc w:val="right"/>
        <w:rPr>
          <w:rFonts w:ascii="Arial" w:eastAsia="Times New Roman" w:hAnsi="Arial" w:cs="Arial"/>
          <w:color w:val="333333"/>
          <w:sz w:val="21"/>
          <w:szCs w:val="21"/>
        </w:rPr>
      </w:pPr>
      <w:r w:rsidRPr="00683B5E">
        <w:rPr>
          <w:rFonts w:ascii="Arial" w:eastAsia="Times New Roman" w:hAnsi="Arial" w:cs="Arial"/>
          <w:b/>
          <w:bCs/>
          <w:color w:val="333333"/>
          <w:sz w:val="21"/>
          <w:szCs w:val="21"/>
        </w:rPr>
        <w:t>Lorie ’s Lunar Animal</w:t>
      </w:r>
    </w:p>
    <w:p w14:paraId="3C25D4D0" w14:textId="77777777" w:rsidR="00683B5E" w:rsidRPr="00683B5E" w:rsidRDefault="00683B5E" w:rsidP="00683B5E">
      <w:pPr>
        <w:shd w:val="clear" w:color="auto" w:fill="FFFFFF"/>
        <w:spacing w:line="330" w:lineRule="atLeast"/>
        <w:jc w:val="right"/>
        <w:rPr>
          <w:rFonts w:ascii="Arial" w:eastAsia="Times New Roman" w:hAnsi="Arial" w:cs="Arial"/>
          <w:color w:val="333333"/>
          <w:sz w:val="21"/>
          <w:szCs w:val="21"/>
        </w:rPr>
      </w:pPr>
      <w:r>
        <w:rPr>
          <w:rFonts w:ascii="Arial" w:eastAsia="Times New Roman" w:hAnsi="Arial" w:cs="Arial"/>
          <w:noProof/>
          <w:color w:val="333333"/>
          <w:sz w:val="21"/>
          <w:szCs w:val="21"/>
        </w:rPr>
        <w:drawing>
          <wp:inline distT="0" distB="0" distL="0" distR="0" wp14:anchorId="6DBF2CEC" wp14:editId="5A2B4661">
            <wp:extent cx="702945" cy="914400"/>
            <wp:effectExtent l="0" t="0" r="8255" b="0"/>
            <wp:docPr id="12" name="Picture 12" descr="http://www.onlinechineseastrology.com/couples-compatibility/images/couples-compatibility-offer-report/Element-Me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http://www.onlinechineseastrology.com/couples-compatibility/images/couples-compatibility-offer-report/Element-Metal.png"/>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702945" cy="914400"/>
                    </a:xfrm>
                    <a:prstGeom prst="rect">
                      <a:avLst/>
                    </a:prstGeom>
                    <a:noFill/>
                    <a:ln>
                      <a:noFill/>
                    </a:ln>
                  </pic:spPr>
                </pic:pic>
              </a:graphicData>
            </a:graphic>
          </wp:inline>
        </w:drawing>
      </w:r>
      <w:r w:rsidRPr="00683B5E">
        <w:rPr>
          <w:rFonts w:ascii="Arial" w:eastAsia="Times New Roman" w:hAnsi="Arial" w:cs="Arial"/>
          <w:color w:val="333333"/>
          <w:sz w:val="21"/>
          <w:szCs w:val="21"/>
        </w:rPr>
        <w:t> </w:t>
      </w:r>
      <w:r>
        <w:rPr>
          <w:rFonts w:ascii="Arial" w:eastAsia="Times New Roman" w:hAnsi="Arial" w:cs="Arial"/>
          <w:noProof/>
          <w:color w:val="333333"/>
          <w:sz w:val="21"/>
          <w:szCs w:val="21"/>
        </w:rPr>
        <w:drawing>
          <wp:inline distT="0" distB="0" distL="0" distR="0" wp14:anchorId="4937DFC3" wp14:editId="7F902496">
            <wp:extent cx="1210945" cy="1295400"/>
            <wp:effectExtent l="0" t="0" r="8255" b="0"/>
            <wp:docPr id="13" name="Picture 13" descr="http://www.onlinechineseastrology.com/couples-compatibility/images/couples-compatibility-offer-report/img-Snak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http://www.onlinechineseastrology.com/couples-compatibility/images/couples-compatibility-offer-report/img-Snake.jpg"/>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210945" cy="1295400"/>
                    </a:xfrm>
                    <a:prstGeom prst="rect">
                      <a:avLst/>
                    </a:prstGeom>
                    <a:noFill/>
                    <a:ln>
                      <a:noFill/>
                    </a:ln>
                  </pic:spPr>
                </pic:pic>
              </a:graphicData>
            </a:graphic>
          </wp:inline>
        </w:drawing>
      </w:r>
    </w:p>
    <w:p w14:paraId="1261FC24" w14:textId="77777777" w:rsidR="00683B5E" w:rsidRPr="00683B5E" w:rsidRDefault="00683B5E" w:rsidP="00683B5E">
      <w:pPr>
        <w:shd w:val="clear" w:color="auto" w:fill="FFFFFF"/>
        <w:spacing w:line="330" w:lineRule="atLeast"/>
        <w:rPr>
          <w:rFonts w:ascii="Arial" w:eastAsia="Times New Roman" w:hAnsi="Arial" w:cs="Arial"/>
          <w:color w:val="333333"/>
          <w:sz w:val="21"/>
          <w:szCs w:val="21"/>
        </w:rPr>
      </w:pPr>
      <w:r w:rsidRPr="00683B5E">
        <w:rPr>
          <w:rFonts w:ascii="Arial" w:eastAsia="Times New Roman" w:hAnsi="Arial" w:cs="Arial"/>
          <w:b/>
          <w:bCs/>
          <w:color w:val="333333"/>
          <w:sz w:val="21"/>
          <w:szCs w:val="21"/>
        </w:rPr>
        <w:t>Brad ’s Lunar Animal</w:t>
      </w:r>
    </w:p>
    <w:p w14:paraId="5412BCFB" w14:textId="77777777" w:rsidR="00683B5E" w:rsidRPr="00683B5E" w:rsidRDefault="00683B5E" w:rsidP="00683B5E">
      <w:pPr>
        <w:shd w:val="clear" w:color="auto" w:fill="FFFFFF"/>
        <w:spacing w:line="330" w:lineRule="atLeast"/>
        <w:rPr>
          <w:rFonts w:ascii="Arial" w:eastAsia="Times New Roman" w:hAnsi="Arial" w:cs="Arial"/>
          <w:color w:val="333333"/>
          <w:sz w:val="21"/>
          <w:szCs w:val="21"/>
        </w:rPr>
      </w:pPr>
      <w:r>
        <w:rPr>
          <w:rFonts w:ascii="Arial" w:eastAsia="Times New Roman" w:hAnsi="Arial" w:cs="Arial"/>
          <w:noProof/>
          <w:color w:val="333333"/>
          <w:sz w:val="21"/>
          <w:szCs w:val="21"/>
        </w:rPr>
        <w:lastRenderedPageBreak/>
        <w:drawing>
          <wp:inline distT="0" distB="0" distL="0" distR="0" wp14:anchorId="57D88C25" wp14:editId="298558CF">
            <wp:extent cx="914400" cy="711200"/>
            <wp:effectExtent l="0" t="0" r="0" b="0"/>
            <wp:docPr id="14" name="Picture 14" descr="http://www.onlinechineseastrology.com/couples-compatibility/images/couples-compatibility-offer-report/Element-Wat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http://www.onlinechineseastrology.com/couples-compatibility/images/couples-compatibility-offer-report/Element-Water.png"/>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914400" cy="711200"/>
                    </a:xfrm>
                    <a:prstGeom prst="rect">
                      <a:avLst/>
                    </a:prstGeom>
                    <a:noFill/>
                    <a:ln>
                      <a:noFill/>
                    </a:ln>
                  </pic:spPr>
                </pic:pic>
              </a:graphicData>
            </a:graphic>
          </wp:inline>
        </w:drawing>
      </w:r>
      <w:r w:rsidRPr="00683B5E">
        <w:rPr>
          <w:rFonts w:ascii="Arial" w:eastAsia="Times New Roman" w:hAnsi="Arial" w:cs="Arial"/>
          <w:color w:val="333333"/>
          <w:sz w:val="21"/>
          <w:szCs w:val="21"/>
        </w:rPr>
        <w:t> </w:t>
      </w:r>
      <w:r>
        <w:rPr>
          <w:rFonts w:ascii="Arial" w:eastAsia="Times New Roman" w:hAnsi="Arial" w:cs="Arial"/>
          <w:noProof/>
          <w:color w:val="333333"/>
          <w:sz w:val="21"/>
          <w:szCs w:val="21"/>
        </w:rPr>
        <w:drawing>
          <wp:inline distT="0" distB="0" distL="0" distR="0" wp14:anchorId="7BACD037" wp14:editId="2FBCD813">
            <wp:extent cx="1210945" cy="1295400"/>
            <wp:effectExtent l="0" t="0" r="8255" b="0"/>
            <wp:docPr id="15" name="Picture 15" descr="http://www.onlinechineseastrology.com/couples-compatibility/images/couples-compatibility-offer-report/img-Tige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http://www.onlinechineseastrology.com/couples-compatibility/images/couples-compatibility-offer-report/img-Tiger.jp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210945" cy="1295400"/>
                    </a:xfrm>
                    <a:prstGeom prst="rect">
                      <a:avLst/>
                    </a:prstGeom>
                    <a:noFill/>
                    <a:ln>
                      <a:noFill/>
                    </a:ln>
                  </pic:spPr>
                </pic:pic>
              </a:graphicData>
            </a:graphic>
          </wp:inline>
        </w:drawing>
      </w:r>
    </w:p>
    <w:p w14:paraId="6DE8C318" w14:textId="77777777" w:rsidR="00683B5E" w:rsidRPr="00683B5E" w:rsidRDefault="00683B5E" w:rsidP="00683B5E">
      <w:pPr>
        <w:shd w:val="clear" w:color="auto" w:fill="FFFFFF"/>
        <w:spacing w:line="330" w:lineRule="atLeast"/>
        <w:jc w:val="both"/>
        <w:rPr>
          <w:rFonts w:ascii="Arial" w:eastAsia="Times New Roman" w:hAnsi="Arial" w:cs="Arial"/>
          <w:b/>
          <w:bCs/>
          <w:color w:val="EF316E"/>
          <w:sz w:val="36"/>
          <w:szCs w:val="36"/>
        </w:rPr>
      </w:pPr>
      <w:r w:rsidRPr="00683B5E">
        <w:rPr>
          <w:rFonts w:ascii="Arial" w:eastAsia="Times New Roman" w:hAnsi="Arial" w:cs="Arial"/>
          <w:b/>
          <w:bCs/>
          <w:color w:val="EF316E"/>
          <w:sz w:val="36"/>
          <w:szCs w:val="36"/>
        </w:rPr>
        <w:t>The Good</w:t>
      </w:r>
    </w:p>
    <w:p w14:paraId="15916EBA" w14:textId="77777777" w:rsidR="00683B5E" w:rsidRPr="00683B5E" w:rsidRDefault="00683B5E" w:rsidP="00683B5E">
      <w:pPr>
        <w:shd w:val="clear" w:color="auto" w:fill="FFFFFF"/>
        <w:spacing w:line="330" w:lineRule="atLeast"/>
        <w:jc w:val="center"/>
        <w:rPr>
          <w:rFonts w:ascii="Arial" w:eastAsia="Times New Roman" w:hAnsi="Arial" w:cs="Arial"/>
          <w:color w:val="333333"/>
          <w:sz w:val="21"/>
          <w:szCs w:val="21"/>
        </w:rPr>
      </w:pPr>
      <w:r>
        <w:rPr>
          <w:rFonts w:ascii="Arial" w:eastAsia="Times New Roman" w:hAnsi="Arial" w:cs="Arial"/>
          <w:noProof/>
          <w:color w:val="333333"/>
          <w:sz w:val="21"/>
          <w:szCs w:val="21"/>
        </w:rPr>
        <w:drawing>
          <wp:inline distT="0" distB="0" distL="0" distR="0" wp14:anchorId="7ABA21BF" wp14:editId="51AD9C37">
            <wp:extent cx="4648200" cy="3810000"/>
            <wp:effectExtent l="0" t="0" r="0" b="0"/>
            <wp:docPr id="16" name="Picture 16" descr="http://www.onlinechineseastrology.com/couples-compatibility/Images/couples-compatibility-offer-report/img-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http://www.onlinechineseastrology.com/couples-compatibility/Images/couples-compatibility-offer-report/img-7.jpg"/>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648200" cy="3810000"/>
                    </a:xfrm>
                    <a:prstGeom prst="rect">
                      <a:avLst/>
                    </a:prstGeom>
                    <a:noFill/>
                    <a:ln>
                      <a:noFill/>
                    </a:ln>
                  </pic:spPr>
                </pic:pic>
              </a:graphicData>
            </a:graphic>
          </wp:inline>
        </w:drawing>
      </w:r>
    </w:p>
    <w:p w14:paraId="0751848E" w14:textId="77777777" w:rsidR="00683B5E" w:rsidRPr="00683B5E" w:rsidRDefault="00683B5E" w:rsidP="00683B5E">
      <w:pPr>
        <w:shd w:val="clear" w:color="auto" w:fill="FFFFFF"/>
        <w:spacing w:line="330" w:lineRule="atLeast"/>
        <w:jc w:val="both"/>
        <w:rPr>
          <w:rFonts w:ascii="Arial" w:eastAsia="Times New Roman" w:hAnsi="Arial" w:cs="Arial"/>
          <w:color w:val="333333"/>
          <w:sz w:val="21"/>
          <w:szCs w:val="21"/>
        </w:rPr>
      </w:pPr>
      <w:r w:rsidRPr="00683B5E">
        <w:rPr>
          <w:rFonts w:ascii="Arial" w:eastAsia="Times New Roman" w:hAnsi="Arial" w:cs="Arial"/>
          <w:color w:val="333333"/>
          <w:sz w:val="21"/>
          <w:szCs w:val="21"/>
        </w:rPr>
        <w:t>There could be a strong attraction between you and your tempestuous Tiger. With his sexy charisma and your Snake charm, you’ll probably find each other irresistible. This guy can appreciate your inner sensitivity, since he’s a softie at heart. You might admire his strong spirit and fierce loyalty to the things he cares about. Together, you could be capable of influencing change with humanitarian efforts or even starting your own business.</w:t>
      </w:r>
    </w:p>
    <w:p w14:paraId="5D56EACA" w14:textId="77777777" w:rsidR="00683B5E" w:rsidRPr="00683B5E" w:rsidRDefault="00683B5E" w:rsidP="00683B5E">
      <w:pPr>
        <w:shd w:val="clear" w:color="auto" w:fill="FFFFFF"/>
        <w:spacing w:line="330" w:lineRule="atLeast"/>
        <w:jc w:val="both"/>
        <w:rPr>
          <w:rFonts w:ascii="Arial" w:eastAsia="Times New Roman" w:hAnsi="Arial" w:cs="Arial"/>
          <w:b/>
          <w:bCs/>
          <w:color w:val="EF316E"/>
          <w:sz w:val="36"/>
          <w:szCs w:val="36"/>
        </w:rPr>
      </w:pPr>
      <w:r w:rsidRPr="00683B5E">
        <w:rPr>
          <w:rFonts w:ascii="Arial" w:eastAsia="Times New Roman" w:hAnsi="Arial" w:cs="Arial"/>
          <w:b/>
          <w:bCs/>
          <w:color w:val="EF316E"/>
          <w:sz w:val="36"/>
          <w:szCs w:val="36"/>
        </w:rPr>
        <w:t>The Not so Good</w:t>
      </w:r>
    </w:p>
    <w:p w14:paraId="6A7A31DB" w14:textId="77777777" w:rsidR="00683B5E" w:rsidRPr="00683B5E" w:rsidRDefault="00683B5E" w:rsidP="00683B5E">
      <w:pPr>
        <w:shd w:val="clear" w:color="auto" w:fill="FFFFFF"/>
        <w:spacing w:line="330" w:lineRule="atLeast"/>
        <w:jc w:val="center"/>
        <w:rPr>
          <w:rFonts w:ascii="Arial" w:eastAsia="Times New Roman" w:hAnsi="Arial" w:cs="Arial"/>
          <w:color w:val="333333"/>
          <w:sz w:val="21"/>
          <w:szCs w:val="21"/>
        </w:rPr>
      </w:pPr>
      <w:r>
        <w:rPr>
          <w:rFonts w:ascii="Arial" w:eastAsia="Times New Roman" w:hAnsi="Arial" w:cs="Arial"/>
          <w:noProof/>
          <w:color w:val="333333"/>
          <w:sz w:val="21"/>
          <w:szCs w:val="21"/>
        </w:rPr>
        <w:lastRenderedPageBreak/>
        <w:drawing>
          <wp:inline distT="0" distB="0" distL="0" distR="0" wp14:anchorId="0C4EBF54" wp14:editId="440EA8B8">
            <wp:extent cx="5715000" cy="3776345"/>
            <wp:effectExtent l="0" t="0" r="0" b="8255"/>
            <wp:docPr id="17" name="Picture 17" descr="http://www.onlinechineseastrology.com/couples-compatibility/Images/couples-compatibility-offer-report/img-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http://www.onlinechineseastrology.com/couples-compatibility/Images/couples-compatibility-offer-report/img-8.jpg"/>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715000" cy="3776345"/>
                    </a:xfrm>
                    <a:prstGeom prst="rect">
                      <a:avLst/>
                    </a:prstGeom>
                    <a:noFill/>
                    <a:ln>
                      <a:noFill/>
                    </a:ln>
                  </pic:spPr>
                </pic:pic>
              </a:graphicData>
            </a:graphic>
          </wp:inline>
        </w:drawing>
      </w:r>
    </w:p>
    <w:p w14:paraId="6CD77CAB" w14:textId="77777777" w:rsidR="00683B5E" w:rsidRDefault="00683B5E" w:rsidP="00683B5E">
      <w:pPr>
        <w:shd w:val="clear" w:color="auto" w:fill="FFFFFF"/>
        <w:spacing w:line="330" w:lineRule="atLeast"/>
        <w:jc w:val="both"/>
        <w:rPr>
          <w:ins w:id="103" w:author="Bill" w:date="2013-01-16T01:58:00Z"/>
          <w:rFonts w:ascii="Arial" w:eastAsia="Times New Roman" w:hAnsi="Arial" w:cs="Arial"/>
          <w:color w:val="333333"/>
          <w:sz w:val="21"/>
          <w:szCs w:val="21"/>
        </w:rPr>
      </w:pPr>
      <w:r w:rsidRPr="00683B5E">
        <w:rPr>
          <w:rFonts w:ascii="Arial" w:eastAsia="Times New Roman" w:hAnsi="Arial" w:cs="Arial"/>
          <w:color w:val="333333"/>
          <w:sz w:val="21"/>
          <w:szCs w:val="21"/>
        </w:rPr>
        <w:t>The challenges of this match might have to do with your differing needs. If you’re a typical Snake, you probably require a fair amount of emotional connection from your partner. To your Tiger, this request could feel like an infringement on his freedom. It’s not that he’s uncaring – he actually has a big heart – he just can’t feel tied down. You might tire of his independent streak when you’re in need of some quality time with him. The key? Work on understanding and compromise while sharing the power in the relationship.</w:t>
      </w:r>
    </w:p>
    <w:p w14:paraId="21D68B5B" w14:textId="77777777" w:rsidR="00D8567D" w:rsidRDefault="00D8567D" w:rsidP="00683B5E">
      <w:pPr>
        <w:shd w:val="clear" w:color="auto" w:fill="FFFFFF"/>
        <w:spacing w:line="330" w:lineRule="atLeast"/>
        <w:jc w:val="both"/>
        <w:rPr>
          <w:ins w:id="104" w:author="Bill" w:date="2013-01-16T01:58:00Z"/>
          <w:rFonts w:ascii="Arial" w:eastAsia="Times New Roman" w:hAnsi="Arial" w:cs="Arial"/>
          <w:color w:val="333333"/>
          <w:sz w:val="21"/>
          <w:szCs w:val="21"/>
        </w:rPr>
      </w:pPr>
    </w:p>
    <w:p w14:paraId="3EACF6CE" w14:textId="77777777" w:rsidR="00D8567D" w:rsidRPr="00683B5E" w:rsidRDefault="00D8567D" w:rsidP="00683B5E">
      <w:pPr>
        <w:shd w:val="clear" w:color="auto" w:fill="FFFFFF"/>
        <w:spacing w:line="330" w:lineRule="atLeast"/>
        <w:jc w:val="both"/>
        <w:rPr>
          <w:rFonts w:ascii="Arial" w:eastAsia="Times New Roman" w:hAnsi="Arial" w:cs="Arial"/>
          <w:color w:val="333333"/>
          <w:sz w:val="21"/>
          <w:szCs w:val="21"/>
        </w:rPr>
      </w:pPr>
      <w:ins w:id="105" w:author="Bill" w:date="2013-01-16T01:58:00Z">
        <w:r>
          <w:rPr>
            <w:rFonts w:ascii="Arial" w:eastAsia="Times New Roman" w:hAnsi="Arial" w:cs="Arial"/>
            <w:color w:val="333333"/>
            <w:sz w:val="21"/>
            <w:szCs w:val="21"/>
          </w:rPr>
          <w:t>Title: Your Elements</w:t>
        </w:r>
      </w:ins>
    </w:p>
    <w:p w14:paraId="0C850106" w14:textId="77777777" w:rsidR="00683B5E" w:rsidRPr="00683B5E" w:rsidRDefault="00683B5E" w:rsidP="00683B5E">
      <w:pPr>
        <w:shd w:val="clear" w:color="auto" w:fill="FFFFFF"/>
        <w:spacing w:line="330" w:lineRule="atLeast"/>
        <w:rPr>
          <w:rFonts w:ascii="Arial" w:eastAsia="Times New Roman" w:hAnsi="Arial" w:cs="Arial"/>
          <w:color w:val="333333"/>
          <w:sz w:val="21"/>
          <w:szCs w:val="21"/>
        </w:rPr>
      </w:pPr>
      <w:r w:rsidRPr="00683B5E">
        <w:rPr>
          <w:rFonts w:ascii="Times New Roman" w:eastAsia="Times New Roman" w:hAnsi="Times New Roman" w:cs="Times New Roman"/>
          <w:b/>
          <w:bCs/>
          <w:color w:val="FFFFFF"/>
          <w:sz w:val="28"/>
          <w:szCs w:val="28"/>
        </w:rPr>
        <w:t>  The Elements</w:t>
      </w:r>
    </w:p>
    <w:p w14:paraId="658501E5" w14:textId="77777777" w:rsidR="00683B5E" w:rsidRPr="00683B5E" w:rsidRDefault="00683B5E" w:rsidP="00683B5E">
      <w:pPr>
        <w:shd w:val="clear" w:color="auto" w:fill="FFFFFF"/>
        <w:spacing w:line="330" w:lineRule="atLeast"/>
        <w:jc w:val="both"/>
        <w:rPr>
          <w:rFonts w:ascii="Arial" w:eastAsia="Times New Roman" w:hAnsi="Arial" w:cs="Arial"/>
          <w:color w:val="333333"/>
          <w:sz w:val="21"/>
          <w:szCs w:val="21"/>
        </w:rPr>
      </w:pPr>
      <w:r w:rsidRPr="00683B5E">
        <w:rPr>
          <w:rFonts w:ascii="Arial" w:eastAsia="Times New Roman" w:hAnsi="Arial" w:cs="Arial"/>
          <w:color w:val="333333"/>
          <w:sz w:val="21"/>
          <w:szCs w:val="21"/>
        </w:rPr>
        <w:t>Will your partner fuel your Fire with Wood or douse it with Water</w:t>
      </w:r>
      <w:proofErr w:type="gramStart"/>
      <w:r w:rsidRPr="00683B5E">
        <w:rPr>
          <w:rFonts w:ascii="Arial" w:eastAsia="Times New Roman" w:hAnsi="Arial" w:cs="Arial"/>
          <w:color w:val="333333"/>
          <w:sz w:val="21"/>
          <w:szCs w:val="21"/>
        </w:rPr>
        <w:t>?!</w:t>
      </w:r>
      <w:proofErr w:type="gramEnd"/>
      <w:r w:rsidRPr="00683B5E">
        <w:rPr>
          <w:rFonts w:ascii="Arial" w:eastAsia="Times New Roman" w:hAnsi="Arial" w:cs="Arial"/>
          <w:color w:val="333333"/>
          <w:sz w:val="21"/>
          <w:szCs w:val="21"/>
        </w:rPr>
        <w:t xml:space="preserve"> Actually there are two ways in which your elements tell whether you’ve found </w:t>
      </w:r>
      <w:del w:id="106" w:author="Bill" w:date="2013-01-16T01:59:00Z">
        <w:r w:rsidRPr="00683B5E" w:rsidDel="0082568D">
          <w:rPr>
            <w:rFonts w:ascii="Arial" w:eastAsia="Times New Roman" w:hAnsi="Arial" w:cs="Arial"/>
            <w:color w:val="333333"/>
            <w:sz w:val="21"/>
            <w:szCs w:val="21"/>
          </w:rPr>
          <w:delText>not o</w:delText>
        </w:r>
      </w:del>
      <w:del w:id="107" w:author="Bill" w:date="2013-01-16T01:58:00Z">
        <w:r w:rsidRPr="00683B5E" w:rsidDel="0082568D">
          <w:rPr>
            <w:rFonts w:ascii="Arial" w:eastAsia="Times New Roman" w:hAnsi="Arial" w:cs="Arial"/>
            <w:color w:val="333333"/>
            <w:sz w:val="21"/>
            <w:szCs w:val="21"/>
          </w:rPr>
          <w:delText xml:space="preserve">nly </w:delText>
        </w:r>
      </w:del>
      <w:r w:rsidRPr="00683B5E">
        <w:rPr>
          <w:rFonts w:ascii="Arial" w:eastAsia="Times New Roman" w:hAnsi="Arial" w:cs="Arial"/>
          <w:color w:val="333333"/>
          <w:sz w:val="21"/>
          <w:szCs w:val="21"/>
        </w:rPr>
        <w:t>someone who</w:t>
      </w:r>
      <w:ins w:id="108" w:author="Bill" w:date="2013-01-16T01:59:00Z">
        <w:r w:rsidR="0082568D">
          <w:rPr>
            <w:rFonts w:ascii="Arial" w:eastAsia="Times New Roman" w:hAnsi="Arial" w:cs="Arial"/>
            <w:color w:val="333333"/>
            <w:sz w:val="21"/>
            <w:szCs w:val="21"/>
          </w:rPr>
          <w:t xml:space="preserve"> not only</w:t>
        </w:r>
      </w:ins>
      <w:r w:rsidRPr="00683B5E">
        <w:rPr>
          <w:rFonts w:ascii="Arial" w:eastAsia="Times New Roman" w:hAnsi="Arial" w:cs="Arial"/>
          <w:color w:val="333333"/>
          <w:sz w:val="21"/>
          <w:szCs w:val="21"/>
        </w:rPr>
        <w:t xml:space="preserve"> makes your heart beat faster but </w:t>
      </w:r>
      <w:ins w:id="109" w:author="Bill" w:date="2013-01-16T01:59:00Z">
        <w:r w:rsidR="0082568D">
          <w:rPr>
            <w:rFonts w:ascii="Arial" w:eastAsia="Times New Roman" w:hAnsi="Arial" w:cs="Arial"/>
            <w:color w:val="333333"/>
            <w:sz w:val="21"/>
            <w:szCs w:val="21"/>
          </w:rPr>
          <w:t xml:space="preserve">also </w:t>
        </w:r>
      </w:ins>
      <w:r w:rsidRPr="00683B5E">
        <w:rPr>
          <w:rFonts w:ascii="Arial" w:eastAsia="Times New Roman" w:hAnsi="Arial" w:cs="Arial"/>
          <w:color w:val="333333"/>
          <w:sz w:val="21"/>
          <w:szCs w:val="21"/>
        </w:rPr>
        <w:t>is good for you in terms of making a great life together. For one thing they tell whether your partner will bring you good Luck. They also show how well you complement each other.</w:t>
      </w:r>
    </w:p>
    <w:p w14:paraId="3AA6894E" w14:textId="77777777" w:rsidR="00683B5E" w:rsidRPr="00683B5E" w:rsidRDefault="00683B5E" w:rsidP="00683B5E">
      <w:pPr>
        <w:shd w:val="clear" w:color="auto" w:fill="FFFFFF"/>
        <w:spacing w:line="330" w:lineRule="atLeast"/>
        <w:jc w:val="both"/>
        <w:rPr>
          <w:rFonts w:ascii="Arial" w:eastAsia="Times New Roman" w:hAnsi="Arial" w:cs="Arial"/>
          <w:b/>
          <w:bCs/>
          <w:color w:val="EF316E"/>
          <w:sz w:val="36"/>
          <w:szCs w:val="36"/>
        </w:rPr>
      </w:pPr>
      <w:commentRangeStart w:id="110"/>
      <w:r w:rsidRPr="00683B5E">
        <w:rPr>
          <w:rFonts w:ascii="Arial" w:eastAsia="Times New Roman" w:hAnsi="Arial" w:cs="Arial"/>
          <w:b/>
          <w:bCs/>
          <w:color w:val="EF316E"/>
          <w:sz w:val="36"/>
          <w:szCs w:val="36"/>
        </w:rPr>
        <w:t>Luck</w:t>
      </w:r>
      <w:commentRangeEnd w:id="110"/>
      <w:r w:rsidR="00331C5D">
        <w:rPr>
          <w:rStyle w:val="CommentReference"/>
        </w:rPr>
        <w:commentReference w:id="110"/>
      </w:r>
    </w:p>
    <w:p w14:paraId="21EE4A62" w14:textId="77777777" w:rsidR="00683B5E" w:rsidRPr="00683B5E" w:rsidRDefault="00683B5E" w:rsidP="00683B5E">
      <w:pPr>
        <w:shd w:val="clear" w:color="auto" w:fill="FFFFFF"/>
        <w:spacing w:line="330" w:lineRule="atLeast"/>
        <w:jc w:val="center"/>
        <w:rPr>
          <w:rFonts w:ascii="Arial" w:eastAsia="Times New Roman" w:hAnsi="Arial" w:cs="Arial"/>
          <w:color w:val="333333"/>
          <w:sz w:val="21"/>
          <w:szCs w:val="21"/>
        </w:rPr>
      </w:pPr>
      <w:r>
        <w:rPr>
          <w:rFonts w:ascii="Arial" w:eastAsia="Times New Roman" w:hAnsi="Arial" w:cs="Arial"/>
          <w:noProof/>
          <w:color w:val="333333"/>
          <w:sz w:val="21"/>
          <w:szCs w:val="21"/>
        </w:rPr>
        <w:lastRenderedPageBreak/>
        <w:drawing>
          <wp:inline distT="0" distB="0" distL="0" distR="0" wp14:anchorId="016B8552" wp14:editId="14E6528A">
            <wp:extent cx="5080000" cy="3810000"/>
            <wp:effectExtent l="0" t="0" r="0" b="0"/>
            <wp:docPr id="18" name="Picture 18" descr="http://www.onlinechineseastrology.com/couples-compatibility/Images/couples-compatibility-offer-report/img-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http://www.onlinechineseastrology.com/couples-compatibility/Images/couples-compatibility-offer-report/img-9.jpg"/>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080000" cy="3810000"/>
                    </a:xfrm>
                    <a:prstGeom prst="rect">
                      <a:avLst/>
                    </a:prstGeom>
                    <a:noFill/>
                    <a:ln>
                      <a:noFill/>
                    </a:ln>
                  </pic:spPr>
                </pic:pic>
              </a:graphicData>
            </a:graphic>
          </wp:inline>
        </w:drawing>
      </w:r>
    </w:p>
    <w:p w14:paraId="4DA84B4C" w14:textId="77777777" w:rsidR="00683B5E" w:rsidRPr="00683B5E" w:rsidRDefault="00683B5E" w:rsidP="00683B5E">
      <w:pPr>
        <w:shd w:val="clear" w:color="auto" w:fill="FFFFFF"/>
        <w:spacing w:line="330" w:lineRule="atLeast"/>
        <w:jc w:val="both"/>
        <w:rPr>
          <w:rFonts w:ascii="Arial" w:eastAsia="Times New Roman" w:hAnsi="Arial" w:cs="Arial"/>
          <w:color w:val="333333"/>
          <w:sz w:val="21"/>
          <w:szCs w:val="21"/>
        </w:rPr>
      </w:pPr>
      <w:r w:rsidRPr="00683B5E">
        <w:rPr>
          <w:rFonts w:ascii="Arial" w:eastAsia="Times New Roman" w:hAnsi="Arial" w:cs="Arial"/>
          <w:color w:val="333333"/>
          <w:sz w:val="21"/>
          <w:szCs w:val="21"/>
        </w:rPr>
        <w:t xml:space="preserve">Could it be you are </w:t>
      </w:r>
      <w:proofErr w:type="gramStart"/>
      <w:r w:rsidRPr="00683B5E">
        <w:rPr>
          <w:rFonts w:ascii="Arial" w:eastAsia="Times New Roman" w:hAnsi="Arial" w:cs="Arial"/>
          <w:color w:val="333333"/>
          <w:sz w:val="21"/>
          <w:szCs w:val="21"/>
        </w:rPr>
        <w:t>star crossed</w:t>
      </w:r>
      <w:proofErr w:type="gramEnd"/>
      <w:r w:rsidRPr="00683B5E">
        <w:rPr>
          <w:rFonts w:ascii="Arial" w:eastAsia="Times New Roman" w:hAnsi="Arial" w:cs="Arial"/>
          <w:color w:val="333333"/>
          <w:sz w:val="21"/>
          <w:szCs w:val="21"/>
        </w:rPr>
        <w:t xml:space="preserve"> lovers, two people drawn to each other but doomed? </w:t>
      </w:r>
      <w:proofErr w:type="gramStart"/>
      <w:r w:rsidRPr="00683B5E">
        <w:rPr>
          <w:rFonts w:ascii="Arial" w:eastAsia="Times New Roman" w:hAnsi="Arial" w:cs="Arial"/>
          <w:color w:val="333333"/>
          <w:sz w:val="21"/>
          <w:szCs w:val="21"/>
        </w:rPr>
        <w:t>Hopefully not.</w:t>
      </w:r>
      <w:proofErr w:type="gramEnd"/>
      <w:r w:rsidRPr="00683B5E">
        <w:rPr>
          <w:rFonts w:ascii="Arial" w:eastAsia="Times New Roman" w:hAnsi="Arial" w:cs="Arial"/>
          <w:color w:val="333333"/>
          <w:sz w:val="21"/>
          <w:szCs w:val="21"/>
        </w:rPr>
        <w:t xml:space="preserve"> Thankfully there is an easy way to evaluate your situation. This is because, in Chinese Astrology, each of the five elements has a relationship with the others, constructive, destructive, or neutral. </w:t>
      </w:r>
      <w:commentRangeStart w:id="111"/>
      <w:r w:rsidRPr="00683B5E">
        <w:rPr>
          <w:rFonts w:ascii="Arial" w:eastAsia="Times New Roman" w:hAnsi="Arial" w:cs="Arial"/>
          <w:color w:val="333333"/>
          <w:sz w:val="21"/>
          <w:szCs w:val="21"/>
        </w:rPr>
        <w:t>Here’s</w:t>
      </w:r>
      <w:commentRangeEnd w:id="111"/>
      <w:r w:rsidR="00657BD9">
        <w:rPr>
          <w:rStyle w:val="CommentReference"/>
        </w:rPr>
        <w:commentReference w:id="111"/>
      </w:r>
      <w:r w:rsidRPr="00683B5E">
        <w:rPr>
          <w:rFonts w:ascii="Arial" w:eastAsia="Times New Roman" w:hAnsi="Arial" w:cs="Arial"/>
          <w:color w:val="333333"/>
          <w:sz w:val="21"/>
          <w:szCs w:val="21"/>
        </w:rPr>
        <w:t xml:space="preserve"> what your</w:t>
      </w:r>
      <w:ins w:id="112" w:author="Bill" w:date="2013-01-16T02:02:00Z">
        <w:r w:rsidR="00657BD9">
          <w:rPr>
            <w:rFonts w:ascii="Arial" w:eastAsia="Times New Roman" w:hAnsi="Arial" w:cs="Arial"/>
            <w:color w:val="333333"/>
            <w:sz w:val="21"/>
            <w:szCs w:val="21"/>
          </w:rPr>
          <w:t xml:space="preserve"> match ups</w:t>
        </w:r>
      </w:ins>
      <w:del w:id="113" w:author="Bill" w:date="2013-01-16T02:02:00Z">
        <w:r w:rsidRPr="00683B5E" w:rsidDel="00657BD9">
          <w:rPr>
            <w:rFonts w:ascii="Arial" w:eastAsia="Times New Roman" w:hAnsi="Arial" w:cs="Arial"/>
            <w:color w:val="333333"/>
            <w:sz w:val="21"/>
            <w:szCs w:val="21"/>
          </w:rPr>
          <w:delText>s</w:delText>
        </w:r>
      </w:del>
      <w:r w:rsidRPr="00683B5E">
        <w:rPr>
          <w:rFonts w:ascii="Arial" w:eastAsia="Times New Roman" w:hAnsi="Arial" w:cs="Arial"/>
          <w:color w:val="333333"/>
          <w:sz w:val="21"/>
          <w:szCs w:val="21"/>
        </w:rPr>
        <w:t xml:space="preserve"> look like:</w:t>
      </w:r>
    </w:p>
    <w:p w14:paraId="4C5D7734" w14:textId="77777777" w:rsidR="00683B5E" w:rsidRPr="00683B5E" w:rsidRDefault="00683B5E" w:rsidP="00683B5E">
      <w:pPr>
        <w:shd w:val="clear" w:color="auto" w:fill="FFFFFF"/>
        <w:spacing w:line="330" w:lineRule="atLeast"/>
        <w:jc w:val="both"/>
        <w:rPr>
          <w:rFonts w:ascii="Arial" w:eastAsia="Times New Roman" w:hAnsi="Arial" w:cs="Arial"/>
          <w:b/>
          <w:bCs/>
          <w:color w:val="EF316E"/>
          <w:sz w:val="21"/>
          <w:szCs w:val="21"/>
        </w:rPr>
      </w:pPr>
      <w:r w:rsidRPr="00683B5E">
        <w:rPr>
          <w:rFonts w:ascii="Arial" w:eastAsia="Times New Roman" w:hAnsi="Arial" w:cs="Arial"/>
          <w:b/>
          <w:bCs/>
          <w:color w:val="EF316E"/>
          <w:sz w:val="21"/>
          <w:szCs w:val="21"/>
        </w:rPr>
        <w:t>Year - Metal to Fire</w:t>
      </w:r>
    </w:p>
    <w:p w14:paraId="38B2E281" w14:textId="77777777" w:rsidR="00683B5E" w:rsidRPr="00683B5E" w:rsidRDefault="00683B5E" w:rsidP="00683B5E">
      <w:pPr>
        <w:shd w:val="clear" w:color="auto" w:fill="FFFFFF"/>
        <w:spacing w:line="330" w:lineRule="atLeast"/>
        <w:jc w:val="both"/>
        <w:rPr>
          <w:rFonts w:ascii="Arial" w:eastAsia="Times New Roman" w:hAnsi="Arial" w:cs="Arial"/>
          <w:color w:val="333333"/>
          <w:sz w:val="21"/>
          <w:szCs w:val="21"/>
        </w:rPr>
      </w:pPr>
      <w:r>
        <w:rPr>
          <w:rFonts w:ascii="Arial" w:eastAsia="Times New Roman" w:hAnsi="Arial" w:cs="Arial"/>
          <w:noProof/>
          <w:color w:val="333333"/>
          <w:sz w:val="21"/>
          <w:szCs w:val="21"/>
        </w:rPr>
        <w:drawing>
          <wp:inline distT="0" distB="0" distL="0" distR="0" wp14:anchorId="62F93101" wp14:editId="0CD9D38A">
            <wp:extent cx="508000" cy="381000"/>
            <wp:effectExtent l="0" t="0" r="0" b="0"/>
            <wp:docPr id="19" name="Picture 19" descr="http://www.onlinechineseastrology.com/couples-compatibility/images/couples-compatibility-offer-report/Element-Me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http://www.onlinechineseastrology.com/couples-compatibility/images/couples-compatibility-offer-report/Element-Metal.png"/>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08000" cy="381000"/>
                    </a:xfrm>
                    <a:prstGeom prst="rect">
                      <a:avLst/>
                    </a:prstGeom>
                    <a:noFill/>
                    <a:ln>
                      <a:noFill/>
                    </a:ln>
                  </pic:spPr>
                </pic:pic>
              </a:graphicData>
            </a:graphic>
          </wp:inline>
        </w:drawing>
      </w:r>
      <w:r w:rsidRPr="00683B5E">
        <w:rPr>
          <w:rFonts w:ascii="Arial" w:eastAsia="Times New Roman" w:hAnsi="Arial" w:cs="Arial"/>
          <w:color w:val="333333"/>
          <w:sz w:val="21"/>
          <w:szCs w:val="21"/>
        </w:rPr>
        <w:t> </w:t>
      </w:r>
      <w:r>
        <w:rPr>
          <w:rFonts w:ascii="Arial" w:eastAsia="Times New Roman" w:hAnsi="Arial" w:cs="Arial"/>
          <w:noProof/>
          <w:color w:val="333333"/>
          <w:sz w:val="21"/>
          <w:szCs w:val="21"/>
        </w:rPr>
        <w:drawing>
          <wp:inline distT="0" distB="0" distL="0" distR="0" wp14:anchorId="1B94FA99" wp14:editId="3D5E9287">
            <wp:extent cx="508000" cy="381000"/>
            <wp:effectExtent l="0" t="0" r="0" b="0"/>
            <wp:docPr id="20" name="Picture 20" descr="http://www.onlinechineseastrology.com/couples-compatibility/images/couples-compatibility-offer-report/Element-Fi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http://www.onlinechineseastrology.com/couples-compatibility/images/couples-compatibility-offer-report/Element-Fire.png"/>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08000" cy="381000"/>
                    </a:xfrm>
                    <a:prstGeom prst="rect">
                      <a:avLst/>
                    </a:prstGeom>
                    <a:noFill/>
                    <a:ln>
                      <a:noFill/>
                    </a:ln>
                  </pic:spPr>
                </pic:pic>
              </a:graphicData>
            </a:graphic>
          </wp:inline>
        </w:drawing>
      </w:r>
    </w:p>
    <w:p w14:paraId="41A835D2" w14:textId="77777777" w:rsidR="00683B5E" w:rsidRPr="00683B5E" w:rsidRDefault="00683B5E" w:rsidP="00683B5E">
      <w:pPr>
        <w:shd w:val="clear" w:color="auto" w:fill="FFFFFF"/>
        <w:spacing w:line="330" w:lineRule="atLeast"/>
        <w:jc w:val="both"/>
        <w:rPr>
          <w:rFonts w:ascii="Arial" w:eastAsia="Times New Roman" w:hAnsi="Arial" w:cs="Arial"/>
          <w:b/>
          <w:bCs/>
          <w:color w:val="EF316E"/>
          <w:sz w:val="21"/>
          <w:szCs w:val="21"/>
        </w:rPr>
      </w:pPr>
      <w:r w:rsidRPr="00683B5E">
        <w:rPr>
          <w:rFonts w:ascii="Arial" w:eastAsia="Times New Roman" w:hAnsi="Arial" w:cs="Arial"/>
          <w:b/>
          <w:bCs/>
          <w:color w:val="EF316E"/>
          <w:sz w:val="21"/>
          <w:szCs w:val="21"/>
        </w:rPr>
        <w:t>Month - Metal to Water</w:t>
      </w:r>
    </w:p>
    <w:p w14:paraId="6D2593A6" w14:textId="77777777" w:rsidR="00683B5E" w:rsidRPr="00683B5E" w:rsidRDefault="00683B5E" w:rsidP="00683B5E">
      <w:pPr>
        <w:shd w:val="clear" w:color="auto" w:fill="FFFFFF"/>
        <w:spacing w:line="330" w:lineRule="atLeast"/>
        <w:jc w:val="both"/>
        <w:rPr>
          <w:rFonts w:ascii="Arial" w:eastAsia="Times New Roman" w:hAnsi="Arial" w:cs="Arial"/>
          <w:color w:val="333333"/>
          <w:sz w:val="21"/>
          <w:szCs w:val="21"/>
        </w:rPr>
      </w:pPr>
      <w:r>
        <w:rPr>
          <w:rFonts w:ascii="Arial" w:eastAsia="Times New Roman" w:hAnsi="Arial" w:cs="Arial"/>
          <w:noProof/>
          <w:color w:val="333333"/>
          <w:sz w:val="21"/>
          <w:szCs w:val="21"/>
        </w:rPr>
        <w:drawing>
          <wp:inline distT="0" distB="0" distL="0" distR="0" wp14:anchorId="702821CD" wp14:editId="4EA5B0BB">
            <wp:extent cx="508000" cy="381000"/>
            <wp:effectExtent l="0" t="0" r="0" b="0"/>
            <wp:docPr id="21" name="Picture 21" descr="http://www.onlinechineseastrology.com/couples-compatibility/images/couples-compatibility-offer-report/Element-Me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http://www.onlinechineseastrology.com/couples-compatibility/images/couples-compatibility-offer-report/Element-Metal.png"/>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08000" cy="381000"/>
                    </a:xfrm>
                    <a:prstGeom prst="rect">
                      <a:avLst/>
                    </a:prstGeom>
                    <a:noFill/>
                    <a:ln>
                      <a:noFill/>
                    </a:ln>
                  </pic:spPr>
                </pic:pic>
              </a:graphicData>
            </a:graphic>
          </wp:inline>
        </w:drawing>
      </w:r>
      <w:r w:rsidRPr="00683B5E">
        <w:rPr>
          <w:rFonts w:ascii="Arial" w:eastAsia="Times New Roman" w:hAnsi="Arial" w:cs="Arial"/>
          <w:color w:val="333333"/>
          <w:sz w:val="21"/>
          <w:szCs w:val="21"/>
        </w:rPr>
        <w:t> </w:t>
      </w:r>
      <w:r>
        <w:rPr>
          <w:rFonts w:ascii="Arial" w:eastAsia="Times New Roman" w:hAnsi="Arial" w:cs="Arial"/>
          <w:noProof/>
          <w:color w:val="333333"/>
          <w:sz w:val="21"/>
          <w:szCs w:val="21"/>
        </w:rPr>
        <w:drawing>
          <wp:inline distT="0" distB="0" distL="0" distR="0" wp14:anchorId="4579C821" wp14:editId="6BFF7DCA">
            <wp:extent cx="508000" cy="381000"/>
            <wp:effectExtent l="0" t="0" r="0" b="0"/>
            <wp:docPr id="22" name="Picture 22" descr="http://www.onlinechineseastrology.com/couples-compatibility/images/couples-compatibility-offer-report/Element-Wat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http://www.onlinechineseastrology.com/couples-compatibility/images/couples-compatibility-offer-report/Element-Water.png"/>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08000" cy="381000"/>
                    </a:xfrm>
                    <a:prstGeom prst="rect">
                      <a:avLst/>
                    </a:prstGeom>
                    <a:noFill/>
                    <a:ln>
                      <a:noFill/>
                    </a:ln>
                  </pic:spPr>
                </pic:pic>
              </a:graphicData>
            </a:graphic>
          </wp:inline>
        </w:drawing>
      </w:r>
    </w:p>
    <w:p w14:paraId="559E49C1" w14:textId="77777777" w:rsidR="00683B5E" w:rsidRPr="00683B5E" w:rsidRDefault="00683B5E" w:rsidP="00683B5E">
      <w:pPr>
        <w:shd w:val="clear" w:color="auto" w:fill="FFFFFF"/>
        <w:spacing w:line="330" w:lineRule="atLeast"/>
        <w:jc w:val="both"/>
        <w:rPr>
          <w:rFonts w:ascii="Arial" w:eastAsia="Times New Roman" w:hAnsi="Arial" w:cs="Arial"/>
          <w:b/>
          <w:bCs/>
          <w:color w:val="EF316E"/>
          <w:sz w:val="21"/>
          <w:szCs w:val="21"/>
        </w:rPr>
      </w:pPr>
      <w:r w:rsidRPr="00683B5E">
        <w:rPr>
          <w:rFonts w:ascii="Arial" w:eastAsia="Times New Roman" w:hAnsi="Arial" w:cs="Arial"/>
          <w:b/>
          <w:bCs/>
          <w:color w:val="EF316E"/>
          <w:sz w:val="21"/>
          <w:szCs w:val="21"/>
        </w:rPr>
        <w:t xml:space="preserve">Day - Earth to </w:t>
      </w:r>
      <w:commentRangeStart w:id="114"/>
      <w:r w:rsidRPr="00683B5E">
        <w:rPr>
          <w:rFonts w:ascii="Arial" w:eastAsia="Times New Roman" w:hAnsi="Arial" w:cs="Arial"/>
          <w:b/>
          <w:bCs/>
          <w:color w:val="EF316E"/>
          <w:sz w:val="21"/>
          <w:szCs w:val="21"/>
        </w:rPr>
        <w:t>Fire</w:t>
      </w:r>
      <w:commentRangeEnd w:id="114"/>
      <w:r w:rsidR="00657BD9">
        <w:rPr>
          <w:rStyle w:val="CommentReference"/>
        </w:rPr>
        <w:commentReference w:id="114"/>
      </w:r>
    </w:p>
    <w:p w14:paraId="34805418" w14:textId="77777777" w:rsidR="00683B5E" w:rsidRPr="00683B5E" w:rsidRDefault="00683B5E" w:rsidP="00683B5E">
      <w:pPr>
        <w:shd w:val="clear" w:color="auto" w:fill="FFFFFF"/>
        <w:spacing w:line="330" w:lineRule="atLeast"/>
        <w:jc w:val="both"/>
        <w:rPr>
          <w:rFonts w:ascii="Arial" w:eastAsia="Times New Roman" w:hAnsi="Arial" w:cs="Arial"/>
          <w:color w:val="333333"/>
          <w:sz w:val="21"/>
          <w:szCs w:val="21"/>
        </w:rPr>
      </w:pPr>
      <w:r>
        <w:rPr>
          <w:rFonts w:ascii="Arial" w:eastAsia="Times New Roman" w:hAnsi="Arial" w:cs="Arial"/>
          <w:noProof/>
          <w:color w:val="333333"/>
          <w:sz w:val="21"/>
          <w:szCs w:val="21"/>
        </w:rPr>
        <w:drawing>
          <wp:inline distT="0" distB="0" distL="0" distR="0" wp14:anchorId="4389AC7D" wp14:editId="13AB05DD">
            <wp:extent cx="508000" cy="381000"/>
            <wp:effectExtent l="0" t="0" r="0" b="0"/>
            <wp:docPr id="23" name="Picture 23" descr="http://www.onlinechineseastrology.com/couples-compatibility/images/couples-compatibility-offer-report/Element-Earth.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http://www.onlinechineseastrology.com/couples-compatibility/images/couples-compatibility-offer-report/Element-Earth.png"/>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08000" cy="381000"/>
                    </a:xfrm>
                    <a:prstGeom prst="rect">
                      <a:avLst/>
                    </a:prstGeom>
                    <a:noFill/>
                    <a:ln>
                      <a:noFill/>
                    </a:ln>
                  </pic:spPr>
                </pic:pic>
              </a:graphicData>
            </a:graphic>
          </wp:inline>
        </w:drawing>
      </w:r>
      <w:r w:rsidRPr="00683B5E">
        <w:rPr>
          <w:rFonts w:ascii="Arial" w:eastAsia="Times New Roman" w:hAnsi="Arial" w:cs="Arial"/>
          <w:color w:val="333333"/>
          <w:sz w:val="21"/>
          <w:szCs w:val="21"/>
        </w:rPr>
        <w:t> </w:t>
      </w:r>
      <w:r>
        <w:rPr>
          <w:rFonts w:ascii="Arial" w:eastAsia="Times New Roman" w:hAnsi="Arial" w:cs="Arial"/>
          <w:noProof/>
          <w:color w:val="333333"/>
          <w:sz w:val="21"/>
          <w:szCs w:val="21"/>
        </w:rPr>
        <w:drawing>
          <wp:inline distT="0" distB="0" distL="0" distR="0" wp14:anchorId="230CA995" wp14:editId="37D278BE">
            <wp:extent cx="508000" cy="381000"/>
            <wp:effectExtent l="0" t="0" r="0" b="0"/>
            <wp:docPr id="24" name="Picture 24" descr="http://www.onlinechineseastrology.com/couples-compatibility/images/couples-compatibility-offer-report/Element-Earth.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http://www.onlinechineseastrology.com/couples-compatibility/images/couples-compatibility-offer-report/Element-Earth.png"/>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08000" cy="381000"/>
                    </a:xfrm>
                    <a:prstGeom prst="rect">
                      <a:avLst/>
                    </a:prstGeom>
                    <a:noFill/>
                    <a:ln>
                      <a:noFill/>
                    </a:ln>
                  </pic:spPr>
                </pic:pic>
              </a:graphicData>
            </a:graphic>
          </wp:inline>
        </w:drawing>
      </w:r>
    </w:p>
    <w:p w14:paraId="3A26F489" w14:textId="77777777" w:rsidR="00683B5E" w:rsidRPr="00683B5E" w:rsidRDefault="00683B5E" w:rsidP="00683B5E">
      <w:pPr>
        <w:shd w:val="clear" w:color="auto" w:fill="FFFFFF"/>
        <w:spacing w:line="330" w:lineRule="atLeast"/>
        <w:jc w:val="both"/>
        <w:rPr>
          <w:rFonts w:ascii="Arial" w:eastAsia="Times New Roman" w:hAnsi="Arial" w:cs="Arial"/>
          <w:color w:val="333333"/>
          <w:sz w:val="21"/>
          <w:szCs w:val="21"/>
        </w:rPr>
      </w:pPr>
      <w:r w:rsidRPr="00683B5E">
        <w:rPr>
          <w:rFonts w:ascii="Arial" w:eastAsia="Times New Roman" w:hAnsi="Arial" w:cs="Arial"/>
          <w:color w:val="333333"/>
          <w:sz w:val="21"/>
          <w:szCs w:val="21"/>
        </w:rPr>
        <w:br/>
        <w:t xml:space="preserve">As you can see from the </w:t>
      </w:r>
      <w:commentRangeStart w:id="115"/>
      <w:r w:rsidRPr="00683B5E">
        <w:rPr>
          <w:rFonts w:ascii="Arial" w:eastAsia="Times New Roman" w:hAnsi="Arial" w:cs="Arial"/>
          <w:color w:val="333333"/>
          <w:sz w:val="21"/>
          <w:szCs w:val="21"/>
        </w:rPr>
        <w:t>graphics</w:t>
      </w:r>
      <w:commentRangeEnd w:id="115"/>
      <w:r w:rsidR="00E54CED">
        <w:rPr>
          <w:rStyle w:val="CommentReference"/>
        </w:rPr>
        <w:commentReference w:id="115"/>
      </w:r>
      <w:r w:rsidRPr="00683B5E">
        <w:rPr>
          <w:rFonts w:ascii="Arial" w:eastAsia="Times New Roman" w:hAnsi="Arial" w:cs="Arial"/>
          <w:color w:val="333333"/>
          <w:sz w:val="21"/>
          <w:szCs w:val="21"/>
        </w:rPr>
        <w:t>, your year elements bring good Luck, the month elements neutral, and the day elements bad Luck. Now count to ten. The “bad” news is you’re normal.</w:t>
      </w:r>
    </w:p>
    <w:p w14:paraId="0380011E" w14:textId="77777777" w:rsidR="00683B5E" w:rsidRPr="00683B5E" w:rsidRDefault="00683B5E" w:rsidP="00683B5E">
      <w:pPr>
        <w:shd w:val="clear" w:color="auto" w:fill="FFFFFF"/>
        <w:spacing w:line="330" w:lineRule="atLeast"/>
        <w:jc w:val="both"/>
        <w:rPr>
          <w:rFonts w:ascii="Arial" w:eastAsia="Times New Roman" w:hAnsi="Arial" w:cs="Arial"/>
          <w:color w:val="333333"/>
          <w:sz w:val="21"/>
          <w:szCs w:val="21"/>
        </w:rPr>
      </w:pPr>
      <w:r w:rsidRPr="00683B5E">
        <w:rPr>
          <w:rFonts w:ascii="Arial" w:eastAsia="Times New Roman" w:hAnsi="Arial" w:cs="Arial"/>
          <w:color w:val="333333"/>
          <w:sz w:val="21"/>
          <w:szCs w:val="21"/>
        </w:rPr>
        <w:t>Sometimes you are oh-so-good for each other. Then, there are times when you might wish you had never met! Isn't that how it is with every relationship?</w:t>
      </w:r>
    </w:p>
    <w:p w14:paraId="60B78B1A" w14:textId="77777777" w:rsidR="00683B5E" w:rsidRPr="00683B5E" w:rsidRDefault="00683B5E" w:rsidP="00683B5E">
      <w:pPr>
        <w:shd w:val="clear" w:color="auto" w:fill="FFFFFF"/>
        <w:spacing w:line="330" w:lineRule="atLeast"/>
        <w:jc w:val="both"/>
        <w:rPr>
          <w:rFonts w:ascii="Arial" w:eastAsia="Times New Roman" w:hAnsi="Arial" w:cs="Arial"/>
          <w:color w:val="333333"/>
          <w:sz w:val="21"/>
          <w:szCs w:val="21"/>
        </w:rPr>
      </w:pPr>
      <w:r w:rsidRPr="00683B5E">
        <w:rPr>
          <w:rFonts w:ascii="Arial" w:eastAsia="Times New Roman" w:hAnsi="Arial" w:cs="Arial"/>
          <w:b/>
          <w:bCs/>
          <w:color w:val="EF316E"/>
          <w:sz w:val="21"/>
          <w:szCs w:val="21"/>
        </w:rPr>
        <w:t>And this means?</w:t>
      </w:r>
    </w:p>
    <w:p w14:paraId="7C604EEA" w14:textId="77777777" w:rsidR="00683B5E" w:rsidRPr="00683B5E" w:rsidRDefault="00683B5E" w:rsidP="00683B5E">
      <w:pPr>
        <w:shd w:val="clear" w:color="auto" w:fill="FFFFFF"/>
        <w:spacing w:line="330" w:lineRule="atLeast"/>
        <w:jc w:val="both"/>
        <w:rPr>
          <w:rFonts w:ascii="Arial" w:eastAsia="Times New Roman" w:hAnsi="Arial" w:cs="Arial"/>
          <w:color w:val="333333"/>
          <w:sz w:val="21"/>
          <w:szCs w:val="21"/>
        </w:rPr>
      </w:pPr>
      <w:r w:rsidRPr="00683B5E">
        <w:rPr>
          <w:rFonts w:ascii="Arial" w:eastAsia="Times New Roman" w:hAnsi="Arial" w:cs="Arial"/>
          <w:color w:val="333333"/>
          <w:sz w:val="21"/>
          <w:szCs w:val="21"/>
        </w:rPr>
        <w:t xml:space="preserve">Luck can work for or against you depending upon how alert you are. Carpe diem! When it’s good, press ahead with everything you’ve got, using your relationship to your advantage. On </w:t>
      </w:r>
      <w:r w:rsidRPr="00683B5E">
        <w:rPr>
          <w:rFonts w:ascii="Arial" w:eastAsia="Times New Roman" w:hAnsi="Arial" w:cs="Arial"/>
          <w:color w:val="333333"/>
          <w:sz w:val="21"/>
          <w:szCs w:val="21"/>
        </w:rPr>
        <w:lastRenderedPageBreak/>
        <w:t>the other hand, when it’s obvious Luck is against you, step back. Your partner may do more harm than good. Just let things take their natural course, and don’t expect your other half to get you out of that difficult situation.</w:t>
      </w:r>
    </w:p>
    <w:p w14:paraId="15C06B7C" w14:textId="77777777" w:rsidR="00683B5E" w:rsidRPr="00683B5E" w:rsidRDefault="00683B5E" w:rsidP="00683B5E">
      <w:pPr>
        <w:shd w:val="clear" w:color="auto" w:fill="FFFFFF"/>
        <w:spacing w:line="330" w:lineRule="atLeast"/>
        <w:jc w:val="both"/>
        <w:rPr>
          <w:rFonts w:ascii="Arial" w:eastAsia="Times New Roman" w:hAnsi="Arial" w:cs="Arial"/>
          <w:b/>
          <w:bCs/>
          <w:color w:val="EF316E"/>
          <w:sz w:val="36"/>
          <w:szCs w:val="36"/>
        </w:rPr>
      </w:pPr>
      <w:r w:rsidRPr="00683B5E">
        <w:rPr>
          <w:rFonts w:ascii="Arial" w:eastAsia="Times New Roman" w:hAnsi="Arial" w:cs="Arial"/>
          <w:b/>
          <w:bCs/>
          <w:color w:val="EF316E"/>
          <w:sz w:val="36"/>
          <w:szCs w:val="36"/>
        </w:rPr>
        <w:t xml:space="preserve">Complementing Each </w:t>
      </w:r>
      <w:commentRangeStart w:id="116"/>
      <w:r w:rsidRPr="00683B5E">
        <w:rPr>
          <w:rFonts w:ascii="Arial" w:eastAsia="Times New Roman" w:hAnsi="Arial" w:cs="Arial"/>
          <w:b/>
          <w:bCs/>
          <w:color w:val="EF316E"/>
          <w:sz w:val="36"/>
          <w:szCs w:val="36"/>
        </w:rPr>
        <w:t>Other</w:t>
      </w:r>
      <w:commentRangeEnd w:id="116"/>
      <w:r w:rsidR="003113F5">
        <w:rPr>
          <w:rStyle w:val="CommentReference"/>
        </w:rPr>
        <w:commentReference w:id="116"/>
      </w:r>
    </w:p>
    <w:p w14:paraId="11E82CEC" w14:textId="77777777" w:rsidR="00683B5E" w:rsidRPr="00683B5E" w:rsidRDefault="00683B5E" w:rsidP="00683B5E">
      <w:pPr>
        <w:shd w:val="clear" w:color="auto" w:fill="FFFFFF"/>
        <w:spacing w:line="330" w:lineRule="atLeast"/>
        <w:jc w:val="center"/>
        <w:rPr>
          <w:rFonts w:ascii="Arial" w:eastAsia="Times New Roman" w:hAnsi="Arial" w:cs="Arial"/>
          <w:color w:val="333333"/>
          <w:sz w:val="21"/>
          <w:szCs w:val="21"/>
        </w:rPr>
      </w:pPr>
      <w:r>
        <w:rPr>
          <w:rFonts w:ascii="Arial" w:eastAsia="Times New Roman" w:hAnsi="Arial" w:cs="Arial"/>
          <w:noProof/>
          <w:color w:val="333333"/>
          <w:sz w:val="21"/>
          <w:szCs w:val="21"/>
        </w:rPr>
        <w:drawing>
          <wp:inline distT="0" distB="0" distL="0" distR="0" wp14:anchorId="206EF308" wp14:editId="5B6E43DC">
            <wp:extent cx="5181600" cy="3810000"/>
            <wp:effectExtent l="0" t="0" r="0" b="0"/>
            <wp:docPr id="25" name="Picture 25" descr="http://www.onlinechineseastrology.com/couples-compatibility/Images/couples-compatibility-offer-report/img-1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http://www.onlinechineseastrology.com/couples-compatibility/Images/couples-compatibility-offer-report/img-10.jpg"/>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181600" cy="3810000"/>
                    </a:xfrm>
                    <a:prstGeom prst="rect">
                      <a:avLst/>
                    </a:prstGeom>
                    <a:noFill/>
                    <a:ln>
                      <a:noFill/>
                    </a:ln>
                  </pic:spPr>
                </pic:pic>
              </a:graphicData>
            </a:graphic>
          </wp:inline>
        </w:drawing>
      </w:r>
    </w:p>
    <w:p w14:paraId="1310080B" w14:textId="77777777" w:rsidR="00683B5E" w:rsidRPr="00683B5E" w:rsidRDefault="00683B5E" w:rsidP="00683B5E">
      <w:pPr>
        <w:shd w:val="clear" w:color="auto" w:fill="FFFFFF"/>
        <w:spacing w:line="330" w:lineRule="atLeast"/>
        <w:jc w:val="both"/>
        <w:rPr>
          <w:rFonts w:ascii="Arial" w:eastAsia="Times New Roman" w:hAnsi="Arial" w:cs="Arial"/>
          <w:color w:val="333333"/>
          <w:sz w:val="21"/>
          <w:szCs w:val="21"/>
        </w:rPr>
      </w:pPr>
      <w:r w:rsidRPr="00683B5E">
        <w:rPr>
          <w:rFonts w:ascii="Arial" w:eastAsia="Times New Roman" w:hAnsi="Arial" w:cs="Arial"/>
          <w:color w:val="333333"/>
          <w:sz w:val="21"/>
          <w:szCs w:val="21"/>
        </w:rPr>
        <w:t>Maybe you are the two most compatible people you know. Great. If you are, it is still important to know whether you are good for each other. Do your strengths compensate for your partner’s weaknesses and vice versa? If so, that makes for a strong relationship, thus increasing the chance it will last a lifetime. Perhaps you are not greatly compatible. All is not lost. It may be you are great for one another in that you offer what the other lacks. This can go a long way in compensating for what you might lack in compatibility.</w:t>
      </w:r>
    </w:p>
    <w:p w14:paraId="69114B36" w14:textId="77777777" w:rsidR="00683B5E" w:rsidRPr="00683B5E" w:rsidRDefault="00683B5E" w:rsidP="00683B5E">
      <w:pPr>
        <w:shd w:val="clear" w:color="auto" w:fill="FFFFFF"/>
        <w:spacing w:line="330" w:lineRule="atLeast"/>
        <w:jc w:val="both"/>
        <w:rPr>
          <w:rFonts w:ascii="Arial" w:eastAsia="Times New Roman" w:hAnsi="Arial" w:cs="Arial"/>
          <w:color w:val="333333"/>
          <w:sz w:val="21"/>
          <w:szCs w:val="21"/>
        </w:rPr>
      </w:pPr>
      <w:r w:rsidRPr="00683B5E">
        <w:rPr>
          <w:rFonts w:ascii="Arial" w:eastAsia="Times New Roman" w:hAnsi="Arial" w:cs="Arial"/>
          <w:color w:val="333333"/>
          <w:sz w:val="21"/>
          <w:szCs w:val="21"/>
        </w:rPr>
        <w:t>Here’s what the mix of elements in your charts looks like:</w:t>
      </w:r>
    </w:p>
    <w:p w14:paraId="577F3FD1" w14:textId="77777777" w:rsidR="00683B5E" w:rsidRPr="00683B5E" w:rsidRDefault="00683B5E" w:rsidP="00683B5E">
      <w:pPr>
        <w:shd w:val="clear" w:color="auto" w:fill="FEFCEF"/>
        <w:spacing w:line="330" w:lineRule="atLeast"/>
        <w:jc w:val="right"/>
        <w:rPr>
          <w:rFonts w:ascii="Arial" w:eastAsia="Times New Roman" w:hAnsi="Arial" w:cs="Arial"/>
          <w:color w:val="333333"/>
          <w:sz w:val="21"/>
          <w:szCs w:val="21"/>
        </w:rPr>
      </w:pPr>
      <w:r w:rsidRPr="00683B5E">
        <w:rPr>
          <w:rFonts w:ascii="Arial" w:eastAsia="Times New Roman" w:hAnsi="Arial" w:cs="Arial"/>
          <w:b/>
          <w:bCs/>
          <w:color w:val="EF316E"/>
          <w:sz w:val="21"/>
          <w:szCs w:val="21"/>
        </w:rPr>
        <w:t>Lorie</w:t>
      </w:r>
    </w:p>
    <w:p w14:paraId="47C00FAA" w14:textId="77777777" w:rsidR="00683B5E" w:rsidRPr="00683B5E" w:rsidRDefault="00683B5E" w:rsidP="00683B5E">
      <w:pPr>
        <w:shd w:val="clear" w:color="auto" w:fill="FEFCEF"/>
        <w:spacing w:line="330" w:lineRule="atLeast"/>
        <w:rPr>
          <w:rFonts w:ascii="Arial" w:eastAsia="Times New Roman" w:hAnsi="Arial" w:cs="Arial"/>
          <w:color w:val="333333"/>
          <w:sz w:val="21"/>
          <w:szCs w:val="21"/>
        </w:rPr>
      </w:pPr>
      <w:r w:rsidRPr="00683B5E">
        <w:rPr>
          <w:rFonts w:ascii="Arial" w:eastAsia="Times New Roman" w:hAnsi="Arial" w:cs="Arial"/>
          <w:b/>
          <w:bCs/>
          <w:color w:val="EF316E"/>
          <w:sz w:val="21"/>
          <w:szCs w:val="21"/>
        </w:rPr>
        <w:t>Brad</w:t>
      </w:r>
    </w:p>
    <w:p w14:paraId="2E25C553" w14:textId="77777777" w:rsidR="00683B5E" w:rsidRPr="00683B5E" w:rsidRDefault="00683B5E" w:rsidP="00683B5E">
      <w:pPr>
        <w:shd w:val="clear" w:color="auto" w:fill="FEFCEF"/>
        <w:spacing w:line="330" w:lineRule="atLeast"/>
        <w:rPr>
          <w:rFonts w:ascii="Arial" w:eastAsia="Times New Roman" w:hAnsi="Arial" w:cs="Arial"/>
          <w:color w:val="333333"/>
          <w:sz w:val="21"/>
          <w:szCs w:val="21"/>
        </w:rPr>
      </w:pPr>
      <w:r w:rsidRPr="00683B5E">
        <w:rPr>
          <w:rFonts w:ascii="Arial" w:eastAsia="Times New Roman" w:hAnsi="Arial" w:cs="Arial"/>
          <w:b/>
          <w:bCs/>
          <w:color w:val="000000"/>
          <w:sz w:val="21"/>
          <w:szCs w:val="21"/>
        </w:rPr>
        <w:t>Wood</w:t>
      </w:r>
    </w:p>
    <w:p w14:paraId="7A0FCF73" w14:textId="77777777" w:rsidR="00683B5E" w:rsidRPr="00683B5E" w:rsidRDefault="00683B5E" w:rsidP="00683B5E">
      <w:pPr>
        <w:shd w:val="clear" w:color="auto" w:fill="FEFCEF"/>
        <w:spacing w:line="330" w:lineRule="atLeast"/>
        <w:jc w:val="right"/>
        <w:rPr>
          <w:rFonts w:ascii="Arial" w:eastAsia="Times New Roman" w:hAnsi="Arial" w:cs="Arial"/>
          <w:color w:val="333333"/>
          <w:sz w:val="21"/>
          <w:szCs w:val="21"/>
        </w:rPr>
      </w:pPr>
      <w:r>
        <w:rPr>
          <w:rFonts w:ascii="Arial" w:eastAsia="Times New Roman" w:hAnsi="Arial" w:cs="Arial"/>
          <w:noProof/>
          <w:color w:val="333333"/>
          <w:sz w:val="21"/>
          <w:szCs w:val="21"/>
        </w:rPr>
        <w:drawing>
          <wp:inline distT="0" distB="0" distL="0" distR="0" wp14:anchorId="302E337A" wp14:editId="7779A004">
            <wp:extent cx="2540000" cy="508000"/>
            <wp:effectExtent l="0" t="0" r="0" b="0"/>
            <wp:docPr id="26" name="Picture 26" descr="http://www.onlinechineseastrology.com/couples-compatibility/images/couples-compatibility-offer-report/Element-Wood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http://www.onlinechineseastrology.com/couples-compatibility/images/couples-compatibility-offer-report/Element-Wood4.png"/>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2540000" cy="508000"/>
                    </a:xfrm>
                    <a:prstGeom prst="rect">
                      <a:avLst/>
                    </a:prstGeom>
                    <a:noFill/>
                    <a:ln>
                      <a:noFill/>
                    </a:ln>
                  </pic:spPr>
                </pic:pic>
              </a:graphicData>
            </a:graphic>
          </wp:inline>
        </w:drawing>
      </w:r>
    </w:p>
    <w:p w14:paraId="4B9667DC" w14:textId="77777777" w:rsidR="00683B5E" w:rsidRPr="00683B5E" w:rsidRDefault="00683B5E" w:rsidP="00683B5E">
      <w:pPr>
        <w:shd w:val="clear" w:color="auto" w:fill="FEFCEF"/>
        <w:spacing w:line="330" w:lineRule="atLeast"/>
        <w:rPr>
          <w:rFonts w:ascii="Arial" w:eastAsia="Times New Roman" w:hAnsi="Arial" w:cs="Arial"/>
          <w:color w:val="333333"/>
          <w:sz w:val="21"/>
          <w:szCs w:val="21"/>
        </w:rPr>
      </w:pPr>
      <w:r>
        <w:rPr>
          <w:rFonts w:ascii="Arial" w:eastAsia="Times New Roman" w:hAnsi="Arial" w:cs="Arial"/>
          <w:noProof/>
          <w:color w:val="333333"/>
          <w:sz w:val="21"/>
          <w:szCs w:val="21"/>
        </w:rPr>
        <w:drawing>
          <wp:inline distT="0" distB="0" distL="0" distR="0" wp14:anchorId="0FFCAB59" wp14:editId="6B462C67">
            <wp:extent cx="2540000" cy="508000"/>
            <wp:effectExtent l="0" t="0" r="0" b="0"/>
            <wp:docPr id="27" name="Picture 27" descr="http://www.onlinechineseastrology.com/couples-compatibility/images/couples-compatibility-offer-report/Element-Wood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http://www.onlinechineseastrology.com/couples-compatibility/images/couples-compatibility-offer-report/Element-Wood3.png"/>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540000" cy="508000"/>
                    </a:xfrm>
                    <a:prstGeom prst="rect">
                      <a:avLst/>
                    </a:prstGeom>
                    <a:noFill/>
                    <a:ln>
                      <a:noFill/>
                    </a:ln>
                  </pic:spPr>
                </pic:pic>
              </a:graphicData>
            </a:graphic>
          </wp:inline>
        </w:drawing>
      </w:r>
    </w:p>
    <w:p w14:paraId="641B5124" w14:textId="77777777" w:rsidR="00683B5E" w:rsidRPr="00683B5E" w:rsidRDefault="00683B5E" w:rsidP="00683B5E">
      <w:pPr>
        <w:shd w:val="clear" w:color="auto" w:fill="FEFCEF"/>
        <w:spacing w:line="330" w:lineRule="atLeast"/>
        <w:rPr>
          <w:rFonts w:ascii="Arial" w:eastAsia="Times New Roman" w:hAnsi="Arial" w:cs="Arial"/>
          <w:color w:val="333333"/>
          <w:sz w:val="21"/>
          <w:szCs w:val="21"/>
        </w:rPr>
      </w:pPr>
      <w:r w:rsidRPr="00683B5E">
        <w:rPr>
          <w:rFonts w:ascii="Arial" w:eastAsia="Times New Roman" w:hAnsi="Arial" w:cs="Arial"/>
          <w:b/>
          <w:bCs/>
          <w:color w:val="000000"/>
          <w:sz w:val="21"/>
          <w:szCs w:val="21"/>
        </w:rPr>
        <w:t>Fire</w:t>
      </w:r>
    </w:p>
    <w:p w14:paraId="0704B357" w14:textId="77777777" w:rsidR="00683B5E" w:rsidRPr="00683B5E" w:rsidRDefault="00683B5E" w:rsidP="00683B5E">
      <w:pPr>
        <w:shd w:val="clear" w:color="auto" w:fill="FEFCEF"/>
        <w:spacing w:line="330" w:lineRule="atLeast"/>
        <w:jc w:val="right"/>
        <w:rPr>
          <w:rFonts w:ascii="Arial" w:eastAsia="Times New Roman" w:hAnsi="Arial" w:cs="Arial"/>
          <w:color w:val="333333"/>
          <w:sz w:val="21"/>
          <w:szCs w:val="21"/>
        </w:rPr>
      </w:pPr>
      <w:r>
        <w:rPr>
          <w:rFonts w:ascii="Arial" w:eastAsia="Times New Roman" w:hAnsi="Arial" w:cs="Arial"/>
          <w:noProof/>
          <w:color w:val="333333"/>
          <w:sz w:val="21"/>
          <w:szCs w:val="21"/>
        </w:rPr>
        <w:lastRenderedPageBreak/>
        <w:drawing>
          <wp:inline distT="0" distB="0" distL="0" distR="0" wp14:anchorId="7E2258A9" wp14:editId="06B0454F">
            <wp:extent cx="2540000" cy="508000"/>
            <wp:effectExtent l="0" t="0" r="0" b="0"/>
            <wp:docPr id="28" name="Picture 28" descr="http://www.onlinechineseastrology.com/couples-compatibility/images/couples-compatibility-offer-report/Element-Fir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http://www.onlinechineseastrology.com/couples-compatibility/images/couples-compatibility-offer-report/Element-Fire3.png"/>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2540000" cy="508000"/>
                    </a:xfrm>
                    <a:prstGeom prst="rect">
                      <a:avLst/>
                    </a:prstGeom>
                    <a:noFill/>
                    <a:ln>
                      <a:noFill/>
                    </a:ln>
                  </pic:spPr>
                </pic:pic>
              </a:graphicData>
            </a:graphic>
          </wp:inline>
        </w:drawing>
      </w:r>
    </w:p>
    <w:p w14:paraId="5A60BB3D" w14:textId="77777777" w:rsidR="00683B5E" w:rsidRPr="00683B5E" w:rsidRDefault="00683B5E" w:rsidP="00683B5E">
      <w:pPr>
        <w:shd w:val="clear" w:color="auto" w:fill="FEFCEF"/>
        <w:spacing w:line="330" w:lineRule="atLeast"/>
        <w:rPr>
          <w:rFonts w:ascii="Arial" w:eastAsia="Times New Roman" w:hAnsi="Arial" w:cs="Arial"/>
          <w:color w:val="333333"/>
          <w:sz w:val="21"/>
          <w:szCs w:val="21"/>
        </w:rPr>
      </w:pPr>
      <w:r>
        <w:rPr>
          <w:rFonts w:ascii="Arial" w:eastAsia="Times New Roman" w:hAnsi="Arial" w:cs="Arial"/>
          <w:noProof/>
          <w:color w:val="333333"/>
          <w:sz w:val="21"/>
          <w:szCs w:val="21"/>
        </w:rPr>
        <w:drawing>
          <wp:inline distT="0" distB="0" distL="0" distR="0" wp14:anchorId="335F8931" wp14:editId="731EFE0E">
            <wp:extent cx="2540000" cy="508000"/>
            <wp:effectExtent l="0" t="0" r="0" b="0"/>
            <wp:docPr id="29" name="Picture 29" descr="http://www.onlinechineseastrology.com/couples-compatibility/images/couples-compatibility-offer-report/Element-Fir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http://www.onlinechineseastrology.com/couples-compatibility/images/couples-compatibility-offer-report/Element-Fire2.png"/>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2540000" cy="508000"/>
                    </a:xfrm>
                    <a:prstGeom prst="rect">
                      <a:avLst/>
                    </a:prstGeom>
                    <a:noFill/>
                    <a:ln>
                      <a:noFill/>
                    </a:ln>
                  </pic:spPr>
                </pic:pic>
              </a:graphicData>
            </a:graphic>
          </wp:inline>
        </w:drawing>
      </w:r>
    </w:p>
    <w:p w14:paraId="4BFBFA90" w14:textId="77777777" w:rsidR="00683B5E" w:rsidRPr="00683B5E" w:rsidRDefault="00683B5E" w:rsidP="00683B5E">
      <w:pPr>
        <w:shd w:val="clear" w:color="auto" w:fill="FEFCEF"/>
        <w:spacing w:line="330" w:lineRule="atLeast"/>
        <w:rPr>
          <w:rFonts w:ascii="Arial" w:eastAsia="Times New Roman" w:hAnsi="Arial" w:cs="Arial"/>
          <w:color w:val="333333"/>
          <w:sz w:val="21"/>
          <w:szCs w:val="21"/>
        </w:rPr>
      </w:pPr>
      <w:r w:rsidRPr="00683B5E">
        <w:rPr>
          <w:rFonts w:ascii="Arial" w:eastAsia="Times New Roman" w:hAnsi="Arial" w:cs="Arial"/>
          <w:b/>
          <w:bCs/>
          <w:color w:val="000000"/>
          <w:sz w:val="21"/>
          <w:szCs w:val="21"/>
        </w:rPr>
        <w:t>Earth</w:t>
      </w:r>
    </w:p>
    <w:p w14:paraId="1CC83344" w14:textId="77777777" w:rsidR="00683B5E" w:rsidRPr="00683B5E" w:rsidRDefault="00683B5E" w:rsidP="00683B5E">
      <w:pPr>
        <w:shd w:val="clear" w:color="auto" w:fill="FEFCEF"/>
        <w:spacing w:line="330" w:lineRule="atLeast"/>
        <w:jc w:val="right"/>
        <w:rPr>
          <w:rFonts w:ascii="Arial" w:eastAsia="Times New Roman" w:hAnsi="Arial" w:cs="Arial"/>
          <w:color w:val="333333"/>
          <w:sz w:val="21"/>
          <w:szCs w:val="21"/>
        </w:rPr>
      </w:pPr>
      <w:r>
        <w:rPr>
          <w:rFonts w:ascii="Arial" w:eastAsia="Times New Roman" w:hAnsi="Arial" w:cs="Arial"/>
          <w:noProof/>
          <w:color w:val="333333"/>
          <w:sz w:val="21"/>
          <w:szCs w:val="21"/>
        </w:rPr>
        <w:drawing>
          <wp:inline distT="0" distB="0" distL="0" distR="0" wp14:anchorId="07055673" wp14:editId="72D23AE3">
            <wp:extent cx="2540000" cy="508000"/>
            <wp:effectExtent l="0" t="0" r="0" b="0"/>
            <wp:docPr id="30" name="Picture 30" descr="http://www.onlinechineseastrology.com/couples-compatibility/images/couples-compatibility-offer-report/Element-Earth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http://www.onlinechineseastrology.com/couples-compatibility/images/couples-compatibility-offer-report/Element-Earth2.png"/>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2540000" cy="508000"/>
                    </a:xfrm>
                    <a:prstGeom prst="rect">
                      <a:avLst/>
                    </a:prstGeom>
                    <a:noFill/>
                    <a:ln>
                      <a:noFill/>
                    </a:ln>
                  </pic:spPr>
                </pic:pic>
              </a:graphicData>
            </a:graphic>
          </wp:inline>
        </w:drawing>
      </w:r>
    </w:p>
    <w:p w14:paraId="47638015" w14:textId="77777777" w:rsidR="00683B5E" w:rsidRPr="00683B5E" w:rsidRDefault="00683B5E" w:rsidP="00683B5E">
      <w:pPr>
        <w:shd w:val="clear" w:color="auto" w:fill="FEFCEF"/>
        <w:spacing w:line="330" w:lineRule="atLeast"/>
        <w:rPr>
          <w:rFonts w:ascii="Arial" w:eastAsia="Times New Roman" w:hAnsi="Arial" w:cs="Arial"/>
          <w:color w:val="333333"/>
          <w:sz w:val="21"/>
          <w:szCs w:val="21"/>
        </w:rPr>
      </w:pPr>
      <w:r>
        <w:rPr>
          <w:rFonts w:ascii="Arial" w:eastAsia="Times New Roman" w:hAnsi="Arial" w:cs="Arial"/>
          <w:noProof/>
          <w:color w:val="333333"/>
          <w:sz w:val="21"/>
          <w:szCs w:val="21"/>
        </w:rPr>
        <w:drawing>
          <wp:inline distT="0" distB="0" distL="0" distR="0" wp14:anchorId="062A10C0" wp14:editId="16D15A03">
            <wp:extent cx="2540000" cy="508000"/>
            <wp:effectExtent l="0" t="0" r="0" b="0"/>
            <wp:docPr id="31" name="Picture 31" descr="http://www.onlinechineseastrology.com/couples-compatibility/images/couples-compatibility-offer-report/Element-Earth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http://www.onlinechineseastrology.com/couples-compatibility/images/couples-compatibility-offer-report/Element-Earth4.png"/>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2540000" cy="508000"/>
                    </a:xfrm>
                    <a:prstGeom prst="rect">
                      <a:avLst/>
                    </a:prstGeom>
                    <a:noFill/>
                    <a:ln>
                      <a:noFill/>
                    </a:ln>
                  </pic:spPr>
                </pic:pic>
              </a:graphicData>
            </a:graphic>
          </wp:inline>
        </w:drawing>
      </w:r>
    </w:p>
    <w:p w14:paraId="4F35914D" w14:textId="77777777" w:rsidR="00683B5E" w:rsidRPr="00683B5E" w:rsidRDefault="00683B5E" w:rsidP="00683B5E">
      <w:pPr>
        <w:shd w:val="clear" w:color="auto" w:fill="FEFCEF"/>
        <w:spacing w:line="330" w:lineRule="atLeast"/>
        <w:rPr>
          <w:rFonts w:ascii="Arial" w:eastAsia="Times New Roman" w:hAnsi="Arial" w:cs="Arial"/>
          <w:color w:val="333333"/>
          <w:sz w:val="21"/>
          <w:szCs w:val="21"/>
        </w:rPr>
      </w:pPr>
      <w:r w:rsidRPr="00683B5E">
        <w:rPr>
          <w:rFonts w:ascii="Arial" w:eastAsia="Times New Roman" w:hAnsi="Arial" w:cs="Arial"/>
          <w:b/>
          <w:bCs/>
          <w:color w:val="000000"/>
          <w:sz w:val="21"/>
          <w:szCs w:val="21"/>
        </w:rPr>
        <w:t>Metal</w:t>
      </w:r>
    </w:p>
    <w:p w14:paraId="5514117C" w14:textId="77777777" w:rsidR="00683B5E" w:rsidRPr="00683B5E" w:rsidRDefault="00683B5E" w:rsidP="00683B5E">
      <w:pPr>
        <w:shd w:val="clear" w:color="auto" w:fill="FEFCEF"/>
        <w:spacing w:line="330" w:lineRule="atLeast"/>
        <w:jc w:val="right"/>
        <w:rPr>
          <w:rFonts w:ascii="Arial" w:eastAsia="Times New Roman" w:hAnsi="Arial" w:cs="Arial"/>
          <w:color w:val="333333"/>
          <w:sz w:val="21"/>
          <w:szCs w:val="21"/>
        </w:rPr>
      </w:pPr>
      <w:r>
        <w:rPr>
          <w:rFonts w:ascii="Arial" w:eastAsia="Times New Roman" w:hAnsi="Arial" w:cs="Arial"/>
          <w:noProof/>
          <w:color w:val="333333"/>
          <w:sz w:val="21"/>
          <w:szCs w:val="21"/>
        </w:rPr>
        <w:drawing>
          <wp:inline distT="0" distB="0" distL="0" distR="0" wp14:anchorId="7876EAC5" wp14:editId="051984ED">
            <wp:extent cx="2540000" cy="508000"/>
            <wp:effectExtent l="0" t="0" r="0" b="0"/>
            <wp:docPr id="32" name="Picture 32" descr="http://www.onlinechineseastrology.com/couples-compatibility/images/couples-compatibility-offer-report/Element-Metal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http://www.onlinechineseastrology.com/couples-compatibility/images/couples-compatibility-offer-report/Element-Metal4.png"/>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2540000" cy="508000"/>
                    </a:xfrm>
                    <a:prstGeom prst="rect">
                      <a:avLst/>
                    </a:prstGeom>
                    <a:noFill/>
                    <a:ln>
                      <a:noFill/>
                    </a:ln>
                  </pic:spPr>
                </pic:pic>
              </a:graphicData>
            </a:graphic>
          </wp:inline>
        </w:drawing>
      </w:r>
    </w:p>
    <w:p w14:paraId="7DEFAC11" w14:textId="77777777" w:rsidR="00683B5E" w:rsidRPr="00683B5E" w:rsidRDefault="00683B5E" w:rsidP="00683B5E">
      <w:pPr>
        <w:shd w:val="clear" w:color="auto" w:fill="FEFCEF"/>
        <w:spacing w:line="330" w:lineRule="atLeast"/>
        <w:rPr>
          <w:rFonts w:ascii="Arial" w:eastAsia="Times New Roman" w:hAnsi="Arial" w:cs="Arial"/>
          <w:color w:val="333333"/>
          <w:sz w:val="21"/>
          <w:szCs w:val="21"/>
        </w:rPr>
      </w:pPr>
      <w:r>
        <w:rPr>
          <w:rFonts w:ascii="Arial" w:eastAsia="Times New Roman" w:hAnsi="Arial" w:cs="Arial"/>
          <w:noProof/>
          <w:color w:val="333333"/>
          <w:sz w:val="21"/>
          <w:szCs w:val="21"/>
        </w:rPr>
        <w:drawing>
          <wp:inline distT="0" distB="0" distL="0" distR="0" wp14:anchorId="3F0D273A" wp14:editId="76A6BF92">
            <wp:extent cx="2540000" cy="508000"/>
            <wp:effectExtent l="0" t="0" r="0" b="0"/>
            <wp:docPr id="33" name="Picture 33" descr="http://www.onlinechineseastrology.com/couples-compatibility/images/couples-compatibility-offer-report/Element-Metal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http://www.onlinechineseastrology.com/couples-compatibility/images/couples-compatibility-offer-report/Element-Metal2.png"/>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2540000" cy="508000"/>
                    </a:xfrm>
                    <a:prstGeom prst="rect">
                      <a:avLst/>
                    </a:prstGeom>
                    <a:noFill/>
                    <a:ln>
                      <a:noFill/>
                    </a:ln>
                  </pic:spPr>
                </pic:pic>
              </a:graphicData>
            </a:graphic>
          </wp:inline>
        </w:drawing>
      </w:r>
    </w:p>
    <w:p w14:paraId="6EA90933" w14:textId="77777777" w:rsidR="00683B5E" w:rsidRPr="00683B5E" w:rsidRDefault="00683B5E" w:rsidP="00683B5E">
      <w:pPr>
        <w:shd w:val="clear" w:color="auto" w:fill="FEFCEF"/>
        <w:spacing w:line="330" w:lineRule="atLeast"/>
        <w:rPr>
          <w:rFonts w:ascii="Arial" w:eastAsia="Times New Roman" w:hAnsi="Arial" w:cs="Arial"/>
          <w:color w:val="333333"/>
          <w:sz w:val="21"/>
          <w:szCs w:val="21"/>
        </w:rPr>
      </w:pPr>
      <w:r w:rsidRPr="00683B5E">
        <w:rPr>
          <w:rFonts w:ascii="Arial" w:eastAsia="Times New Roman" w:hAnsi="Arial" w:cs="Arial"/>
          <w:b/>
          <w:bCs/>
          <w:color w:val="000000"/>
          <w:sz w:val="21"/>
          <w:szCs w:val="21"/>
        </w:rPr>
        <w:t>Water</w:t>
      </w:r>
    </w:p>
    <w:p w14:paraId="65D2E1A3" w14:textId="77777777" w:rsidR="00683B5E" w:rsidRPr="00683B5E" w:rsidRDefault="00683B5E" w:rsidP="00683B5E">
      <w:pPr>
        <w:shd w:val="clear" w:color="auto" w:fill="FEFCEF"/>
        <w:spacing w:line="330" w:lineRule="atLeast"/>
        <w:jc w:val="right"/>
        <w:rPr>
          <w:rFonts w:ascii="Arial" w:eastAsia="Times New Roman" w:hAnsi="Arial" w:cs="Arial"/>
          <w:color w:val="333333"/>
          <w:sz w:val="21"/>
          <w:szCs w:val="21"/>
        </w:rPr>
      </w:pPr>
      <w:r>
        <w:rPr>
          <w:rFonts w:ascii="Arial" w:eastAsia="Times New Roman" w:hAnsi="Arial" w:cs="Arial"/>
          <w:noProof/>
          <w:color w:val="333333"/>
          <w:sz w:val="21"/>
          <w:szCs w:val="21"/>
        </w:rPr>
        <w:drawing>
          <wp:inline distT="0" distB="0" distL="0" distR="0" wp14:anchorId="76104CA1" wp14:editId="6A58C1C9">
            <wp:extent cx="2540000" cy="508000"/>
            <wp:effectExtent l="0" t="0" r="0" b="0"/>
            <wp:docPr id="34" name="Picture 34" descr="http://www.onlinechineseastrology.com/couples-compatibility/images/couples-compatibility-offer-report/Element-Water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http://www.onlinechineseastrology.com/couples-compatibility/images/couples-compatibility-offer-report/Element-Water0.png"/>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2540000" cy="508000"/>
                    </a:xfrm>
                    <a:prstGeom prst="rect">
                      <a:avLst/>
                    </a:prstGeom>
                    <a:noFill/>
                    <a:ln>
                      <a:noFill/>
                    </a:ln>
                  </pic:spPr>
                </pic:pic>
              </a:graphicData>
            </a:graphic>
          </wp:inline>
        </w:drawing>
      </w:r>
    </w:p>
    <w:p w14:paraId="66270AA5" w14:textId="77777777" w:rsidR="00683B5E" w:rsidRPr="00683B5E" w:rsidRDefault="00683B5E" w:rsidP="00683B5E">
      <w:pPr>
        <w:shd w:val="clear" w:color="auto" w:fill="FEFCEF"/>
        <w:spacing w:line="330" w:lineRule="atLeast"/>
        <w:rPr>
          <w:rFonts w:ascii="Arial" w:eastAsia="Times New Roman" w:hAnsi="Arial" w:cs="Arial"/>
          <w:color w:val="333333"/>
          <w:sz w:val="21"/>
          <w:szCs w:val="21"/>
        </w:rPr>
      </w:pPr>
      <w:r>
        <w:rPr>
          <w:rFonts w:ascii="Arial" w:eastAsia="Times New Roman" w:hAnsi="Arial" w:cs="Arial"/>
          <w:noProof/>
          <w:color w:val="333333"/>
          <w:sz w:val="21"/>
          <w:szCs w:val="21"/>
        </w:rPr>
        <w:drawing>
          <wp:inline distT="0" distB="0" distL="0" distR="0" wp14:anchorId="6A0F1B40" wp14:editId="60956148">
            <wp:extent cx="2540000" cy="508000"/>
            <wp:effectExtent l="0" t="0" r="0" b="0"/>
            <wp:docPr id="35" name="Picture 35" descr="http://www.onlinechineseastrology.com/couples-compatibility/images/couples-compatibility-offer-report/Element-Water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http://www.onlinechineseastrology.com/couples-compatibility/images/couples-compatibility-offer-report/Element-Water2.png"/>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2540000" cy="508000"/>
                    </a:xfrm>
                    <a:prstGeom prst="rect">
                      <a:avLst/>
                    </a:prstGeom>
                    <a:noFill/>
                    <a:ln>
                      <a:noFill/>
                    </a:ln>
                  </pic:spPr>
                </pic:pic>
              </a:graphicData>
            </a:graphic>
          </wp:inline>
        </w:drawing>
      </w:r>
    </w:p>
    <w:p w14:paraId="02D05362" w14:textId="77777777" w:rsidR="00683B5E" w:rsidRPr="00683B5E" w:rsidRDefault="00683B5E" w:rsidP="00683B5E">
      <w:pPr>
        <w:shd w:val="clear" w:color="auto" w:fill="FFFFFF"/>
        <w:spacing w:line="330" w:lineRule="atLeast"/>
        <w:jc w:val="both"/>
        <w:rPr>
          <w:rFonts w:ascii="Arial" w:eastAsia="Times New Roman" w:hAnsi="Arial" w:cs="Arial"/>
          <w:color w:val="333333"/>
          <w:sz w:val="21"/>
          <w:szCs w:val="21"/>
        </w:rPr>
      </w:pPr>
      <w:r w:rsidRPr="00683B5E">
        <w:rPr>
          <w:rFonts w:ascii="Arial" w:eastAsia="Times New Roman" w:hAnsi="Arial" w:cs="Arial"/>
          <w:color w:val="333333"/>
          <w:sz w:val="21"/>
          <w:szCs w:val="21"/>
        </w:rPr>
        <w:t xml:space="preserve">You can see you have an average amount of </w:t>
      </w:r>
      <w:proofErr w:type="gramStart"/>
      <w:r w:rsidRPr="00683B5E">
        <w:rPr>
          <w:rFonts w:ascii="Arial" w:eastAsia="Times New Roman" w:hAnsi="Arial" w:cs="Arial"/>
          <w:color w:val="333333"/>
          <w:sz w:val="21"/>
          <w:szCs w:val="21"/>
        </w:rPr>
        <w:t>Fire ,</w:t>
      </w:r>
      <w:proofErr w:type="gramEnd"/>
      <w:r w:rsidRPr="00683B5E">
        <w:rPr>
          <w:rFonts w:ascii="Arial" w:eastAsia="Times New Roman" w:hAnsi="Arial" w:cs="Arial"/>
          <w:color w:val="333333"/>
          <w:sz w:val="21"/>
          <w:szCs w:val="21"/>
        </w:rPr>
        <w:t xml:space="preserve"> an excess of Wood, Metal, Earth, and a shortage of Water.</w:t>
      </w:r>
    </w:p>
    <w:p w14:paraId="0D1B783F" w14:textId="77777777" w:rsidR="00683B5E" w:rsidRPr="00683B5E" w:rsidRDefault="00683B5E" w:rsidP="00683B5E">
      <w:pPr>
        <w:shd w:val="clear" w:color="auto" w:fill="FFFFFF"/>
        <w:spacing w:line="330" w:lineRule="atLeast"/>
        <w:jc w:val="both"/>
        <w:rPr>
          <w:rFonts w:ascii="Arial" w:eastAsia="Times New Roman" w:hAnsi="Arial" w:cs="Arial"/>
          <w:color w:val="333333"/>
          <w:sz w:val="21"/>
          <w:szCs w:val="21"/>
        </w:rPr>
      </w:pPr>
      <w:r w:rsidRPr="00683B5E">
        <w:rPr>
          <w:rFonts w:ascii="Arial" w:eastAsia="Times New Roman" w:hAnsi="Arial" w:cs="Arial"/>
          <w:b/>
          <w:bCs/>
          <w:color w:val="EF316E"/>
          <w:sz w:val="21"/>
          <w:szCs w:val="21"/>
        </w:rPr>
        <w:t>Wood</w:t>
      </w:r>
      <w:r w:rsidRPr="00683B5E">
        <w:rPr>
          <w:rFonts w:ascii="Arial" w:eastAsia="Times New Roman" w:hAnsi="Arial" w:cs="Arial"/>
          <w:color w:val="333333"/>
          <w:sz w:val="21"/>
          <w:szCs w:val="21"/>
        </w:rPr>
        <w:t> - You have an above average amount of Wood in your charts and should easily be able to make the compromises necessary to maintain a healthy relationship.</w:t>
      </w:r>
    </w:p>
    <w:p w14:paraId="71E0D1B7" w14:textId="77777777" w:rsidR="00683B5E" w:rsidRPr="00683B5E" w:rsidRDefault="00683B5E" w:rsidP="00683B5E">
      <w:pPr>
        <w:shd w:val="clear" w:color="auto" w:fill="FFFFFF"/>
        <w:spacing w:line="330" w:lineRule="atLeast"/>
        <w:jc w:val="both"/>
        <w:rPr>
          <w:rFonts w:ascii="Arial" w:eastAsia="Times New Roman" w:hAnsi="Arial" w:cs="Arial"/>
          <w:color w:val="333333"/>
          <w:sz w:val="21"/>
          <w:szCs w:val="21"/>
        </w:rPr>
      </w:pPr>
      <w:r w:rsidRPr="00683B5E">
        <w:rPr>
          <w:rFonts w:ascii="Arial" w:eastAsia="Times New Roman" w:hAnsi="Arial" w:cs="Arial"/>
          <w:b/>
          <w:bCs/>
          <w:color w:val="EF316E"/>
          <w:sz w:val="21"/>
          <w:szCs w:val="21"/>
        </w:rPr>
        <w:t>Fire</w:t>
      </w:r>
      <w:r w:rsidRPr="00683B5E">
        <w:rPr>
          <w:rFonts w:ascii="Arial" w:eastAsia="Times New Roman" w:hAnsi="Arial" w:cs="Arial"/>
          <w:color w:val="333333"/>
          <w:sz w:val="21"/>
          <w:szCs w:val="21"/>
        </w:rPr>
        <w:t xml:space="preserve"> - You have an average amount of Fire in your charts. There is </w:t>
      </w:r>
      <w:ins w:id="117" w:author="Bill" w:date="2013-01-16T02:12:00Z">
        <w:r w:rsidR="00875601">
          <w:rPr>
            <w:rFonts w:ascii="Arial" w:eastAsia="Times New Roman" w:hAnsi="Arial" w:cs="Arial"/>
            <w:color w:val="333333"/>
            <w:sz w:val="21"/>
            <w:szCs w:val="21"/>
          </w:rPr>
          <w:t>enough</w:t>
        </w:r>
      </w:ins>
      <w:del w:id="118" w:author="Bill" w:date="2013-01-16T02:12:00Z">
        <w:r w:rsidRPr="00683B5E" w:rsidDel="00875601">
          <w:rPr>
            <w:rFonts w:ascii="Arial" w:eastAsia="Times New Roman" w:hAnsi="Arial" w:cs="Arial"/>
            <w:color w:val="333333"/>
            <w:sz w:val="21"/>
            <w:szCs w:val="21"/>
          </w:rPr>
          <w:delText>plenty of</w:delText>
        </w:r>
      </w:del>
      <w:r w:rsidRPr="00683B5E">
        <w:rPr>
          <w:rFonts w:ascii="Arial" w:eastAsia="Times New Roman" w:hAnsi="Arial" w:cs="Arial"/>
          <w:color w:val="333333"/>
          <w:sz w:val="21"/>
          <w:szCs w:val="21"/>
        </w:rPr>
        <w:t xml:space="preserve"> passion, energy, and heat in this relationship!</w:t>
      </w:r>
    </w:p>
    <w:p w14:paraId="58DA5F97" w14:textId="77777777" w:rsidR="00683B5E" w:rsidRPr="00683B5E" w:rsidRDefault="00683B5E" w:rsidP="00683B5E">
      <w:pPr>
        <w:shd w:val="clear" w:color="auto" w:fill="FFFFFF"/>
        <w:spacing w:line="330" w:lineRule="atLeast"/>
        <w:jc w:val="both"/>
        <w:rPr>
          <w:rFonts w:ascii="Arial" w:eastAsia="Times New Roman" w:hAnsi="Arial" w:cs="Arial"/>
          <w:color w:val="333333"/>
          <w:sz w:val="21"/>
          <w:szCs w:val="21"/>
        </w:rPr>
      </w:pPr>
      <w:r w:rsidRPr="00683B5E">
        <w:rPr>
          <w:rFonts w:ascii="Arial" w:eastAsia="Times New Roman" w:hAnsi="Arial" w:cs="Arial"/>
          <w:b/>
          <w:bCs/>
          <w:color w:val="EF316E"/>
          <w:sz w:val="21"/>
          <w:szCs w:val="21"/>
        </w:rPr>
        <w:t>Earth </w:t>
      </w:r>
      <w:r w:rsidRPr="00683B5E">
        <w:rPr>
          <w:rFonts w:ascii="Arial" w:eastAsia="Times New Roman" w:hAnsi="Arial" w:cs="Arial"/>
          <w:color w:val="333333"/>
          <w:sz w:val="21"/>
          <w:szCs w:val="21"/>
        </w:rPr>
        <w:t>- You have a high average amount of Earth in your charts. There is plenty of substance in this relationship, especially in the areas of practicality and common sense.</w:t>
      </w:r>
    </w:p>
    <w:p w14:paraId="4C921A2B" w14:textId="77777777" w:rsidR="00683B5E" w:rsidRPr="00683B5E" w:rsidRDefault="00683B5E" w:rsidP="00683B5E">
      <w:pPr>
        <w:shd w:val="clear" w:color="auto" w:fill="FFFFFF"/>
        <w:spacing w:line="330" w:lineRule="atLeast"/>
        <w:jc w:val="both"/>
        <w:rPr>
          <w:rFonts w:ascii="Arial" w:eastAsia="Times New Roman" w:hAnsi="Arial" w:cs="Arial"/>
          <w:color w:val="333333"/>
          <w:sz w:val="21"/>
          <w:szCs w:val="21"/>
        </w:rPr>
      </w:pPr>
      <w:r w:rsidRPr="00683B5E">
        <w:rPr>
          <w:rFonts w:ascii="Arial" w:eastAsia="Times New Roman" w:hAnsi="Arial" w:cs="Arial"/>
          <w:b/>
          <w:bCs/>
          <w:color w:val="EF316E"/>
          <w:sz w:val="21"/>
          <w:szCs w:val="21"/>
        </w:rPr>
        <w:t>Metal</w:t>
      </w:r>
      <w:r w:rsidRPr="00683B5E">
        <w:rPr>
          <w:rFonts w:ascii="Arial" w:eastAsia="Times New Roman" w:hAnsi="Arial" w:cs="Arial"/>
          <w:color w:val="333333"/>
          <w:sz w:val="21"/>
          <w:szCs w:val="21"/>
        </w:rPr>
        <w:t> - You have a high average amount of Metal in your charts. There is plenty of drive and persistence to keep your relationship going in difficult times.</w:t>
      </w:r>
    </w:p>
    <w:p w14:paraId="1C02B632" w14:textId="77777777" w:rsidR="00683B5E" w:rsidRPr="00683B5E" w:rsidRDefault="00683B5E" w:rsidP="00683B5E">
      <w:pPr>
        <w:shd w:val="clear" w:color="auto" w:fill="FFFFFF"/>
        <w:spacing w:line="330" w:lineRule="atLeast"/>
        <w:jc w:val="both"/>
        <w:rPr>
          <w:rFonts w:ascii="Arial" w:eastAsia="Times New Roman" w:hAnsi="Arial" w:cs="Arial"/>
          <w:color w:val="333333"/>
          <w:sz w:val="21"/>
          <w:szCs w:val="21"/>
        </w:rPr>
      </w:pPr>
      <w:r w:rsidRPr="00683B5E">
        <w:rPr>
          <w:rFonts w:ascii="Arial" w:eastAsia="Times New Roman" w:hAnsi="Arial" w:cs="Arial"/>
          <w:b/>
          <w:bCs/>
          <w:color w:val="EF316E"/>
          <w:sz w:val="21"/>
          <w:szCs w:val="21"/>
        </w:rPr>
        <w:t>Water</w:t>
      </w:r>
      <w:r w:rsidRPr="00683B5E">
        <w:rPr>
          <w:rFonts w:ascii="Arial" w:eastAsia="Times New Roman" w:hAnsi="Arial" w:cs="Arial"/>
          <w:color w:val="333333"/>
          <w:sz w:val="21"/>
          <w:szCs w:val="21"/>
        </w:rPr>
        <w:t xml:space="preserve"> - You have </w:t>
      </w:r>
      <w:ins w:id="119" w:author="Bill" w:date="2013-01-16T02:15:00Z">
        <w:r w:rsidR="00B75C42">
          <w:rPr>
            <w:rFonts w:ascii="Arial" w:eastAsia="Times New Roman" w:hAnsi="Arial" w:cs="Arial"/>
            <w:color w:val="333333"/>
            <w:sz w:val="21"/>
            <w:szCs w:val="21"/>
          </w:rPr>
          <w:t>a slightly below average amount of</w:t>
        </w:r>
      </w:ins>
      <w:del w:id="120" w:author="Bill" w:date="2013-01-16T02:15:00Z">
        <w:r w:rsidRPr="00683B5E" w:rsidDel="00B75C42">
          <w:rPr>
            <w:rFonts w:ascii="Arial" w:eastAsia="Times New Roman" w:hAnsi="Arial" w:cs="Arial"/>
            <w:color w:val="333333"/>
            <w:sz w:val="21"/>
            <w:szCs w:val="21"/>
          </w:rPr>
          <w:delText>little</w:delText>
        </w:r>
      </w:del>
      <w:r w:rsidRPr="00683B5E">
        <w:rPr>
          <w:rFonts w:ascii="Arial" w:eastAsia="Times New Roman" w:hAnsi="Arial" w:cs="Arial"/>
          <w:color w:val="333333"/>
          <w:sz w:val="21"/>
          <w:szCs w:val="21"/>
        </w:rPr>
        <w:t xml:space="preserve"> Water in your charts. You two probably don't have the communications skills necessary to maintain a healthy relationship. Neither of you has enough Water to compensate for the other's lack of it.</w:t>
      </w:r>
    </w:p>
    <w:p w14:paraId="2F145616" w14:textId="77777777" w:rsidR="00683B5E" w:rsidRPr="00683B5E" w:rsidRDefault="00683B5E" w:rsidP="00683B5E">
      <w:pPr>
        <w:shd w:val="clear" w:color="auto" w:fill="FFFFFF"/>
        <w:spacing w:line="330" w:lineRule="atLeast"/>
        <w:jc w:val="both"/>
        <w:rPr>
          <w:rFonts w:ascii="Arial" w:eastAsia="Times New Roman" w:hAnsi="Arial" w:cs="Arial"/>
          <w:b/>
          <w:bCs/>
          <w:color w:val="EF316E"/>
          <w:sz w:val="36"/>
          <w:szCs w:val="36"/>
        </w:rPr>
      </w:pPr>
      <w:r w:rsidRPr="00683B5E">
        <w:rPr>
          <w:rFonts w:ascii="Arial" w:eastAsia="Times New Roman" w:hAnsi="Arial" w:cs="Arial"/>
          <w:b/>
          <w:bCs/>
          <w:color w:val="EF316E"/>
          <w:sz w:val="36"/>
          <w:szCs w:val="36"/>
        </w:rPr>
        <w:t>Element Mix Conclusion</w:t>
      </w:r>
    </w:p>
    <w:p w14:paraId="3A374D21" w14:textId="77777777" w:rsidR="00683B5E" w:rsidRPr="00683B5E" w:rsidRDefault="00683B5E" w:rsidP="00683B5E">
      <w:pPr>
        <w:shd w:val="clear" w:color="auto" w:fill="FFFFFF"/>
        <w:spacing w:line="330" w:lineRule="atLeast"/>
        <w:jc w:val="center"/>
        <w:rPr>
          <w:rFonts w:ascii="Arial" w:eastAsia="Times New Roman" w:hAnsi="Arial" w:cs="Arial"/>
          <w:color w:val="333333"/>
          <w:sz w:val="21"/>
          <w:szCs w:val="21"/>
        </w:rPr>
      </w:pPr>
      <w:r>
        <w:rPr>
          <w:rFonts w:ascii="Arial" w:eastAsia="Times New Roman" w:hAnsi="Arial" w:cs="Arial"/>
          <w:noProof/>
          <w:color w:val="333333"/>
          <w:sz w:val="21"/>
          <w:szCs w:val="21"/>
        </w:rPr>
        <w:lastRenderedPageBreak/>
        <w:drawing>
          <wp:inline distT="0" distB="0" distL="0" distR="0" wp14:anchorId="5DC1EABC" wp14:editId="7357177E">
            <wp:extent cx="6172200" cy="3581400"/>
            <wp:effectExtent l="0" t="0" r="0" b="0"/>
            <wp:docPr id="36" name="Picture 36" descr="http://www.onlinechineseastrology.com/couples-compatibility/Images/couples-compatibility-offer-report/img-1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http://www.onlinechineseastrology.com/couples-compatibility/Images/couples-compatibility-offer-report/img-11.jpg"/>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6172200" cy="3581400"/>
                    </a:xfrm>
                    <a:prstGeom prst="rect">
                      <a:avLst/>
                    </a:prstGeom>
                    <a:noFill/>
                    <a:ln>
                      <a:noFill/>
                    </a:ln>
                  </pic:spPr>
                </pic:pic>
              </a:graphicData>
            </a:graphic>
          </wp:inline>
        </w:drawing>
      </w:r>
    </w:p>
    <w:p w14:paraId="7696BB3C" w14:textId="77777777" w:rsidR="00683B5E" w:rsidRPr="00683B5E" w:rsidRDefault="00683B5E" w:rsidP="00683B5E">
      <w:pPr>
        <w:shd w:val="clear" w:color="auto" w:fill="FFFFFF"/>
        <w:spacing w:line="330" w:lineRule="atLeast"/>
        <w:jc w:val="both"/>
        <w:rPr>
          <w:rFonts w:ascii="Arial" w:eastAsia="Times New Roman" w:hAnsi="Arial" w:cs="Arial"/>
          <w:color w:val="333333"/>
          <w:sz w:val="21"/>
          <w:szCs w:val="21"/>
        </w:rPr>
      </w:pPr>
      <w:commentRangeStart w:id="121"/>
      <w:del w:id="122" w:author="Bill" w:date="2013-01-16T02:19:00Z">
        <w:r w:rsidRPr="00683B5E" w:rsidDel="003A454D">
          <w:rPr>
            <w:rFonts w:ascii="Arial" w:eastAsia="Times New Roman" w:hAnsi="Arial" w:cs="Arial"/>
            <w:color w:val="333333"/>
            <w:sz w:val="21"/>
            <w:szCs w:val="21"/>
          </w:rPr>
          <w:delText>No</w:delText>
        </w:r>
      </w:del>
      <w:commentRangeEnd w:id="121"/>
      <w:r w:rsidR="003A454D">
        <w:rPr>
          <w:rStyle w:val="CommentReference"/>
        </w:rPr>
        <w:commentReference w:id="121"/>
      </w:r>
      <w:del w:id="123" w:author="Bill" w:date="2013-01-16T02:19:00Z">
        <w:r w:rsidRPr="00683B5E" w:rsidDel="003A454D">
          <w:rPr>
            <w:rFonts w:ascii="Arial" w:eastAsia="Times New Roman" w:hAnsi="Arial" w:cs="Arial"/>
            <w:color w:val="333333"/>
            <w:sz w:val="21"/>
            <w:szCs w:val="21"/>
          </w:rPr>
          <w:delText xml:space="preserve">, all is not lost. </w:delText>
        </w:r>
      </w:del>
      <w:r w:rsidRPr="00683B5E">
        <w:rPr>
          <w:rFonts w:ascii="Arial" w:eastAsia="Times New Roman" w:hAnsi="Arial" w:cs="Arial"/>
          <w:color w:val="333333"/>
          <w:sz w:val="21"/>
          <w:szCs w:val="21"/>
        </w:rPr>
        <w:t>In a situation like this you have to draw upon your strengths to compensate for shortcomings. The strength of this partnership is found in Wood and Earth.</w:t>
      </w:r>
    </w:p>
    <w:p w14:paraId="0F99DB3F" w14:textId="77777777" w:rsidR="00683B5E" w:rsidRPr="00683B5E" w:rsidRDefault="00683B5E" w:rsidP="00683B5E">
      <w:pPr>
        <w:shd w:val="clear" w:color="auto" w:fill="FFFFFF"/>
        <w:spacing w:line="330" w:lineRule="atLeast"/>
        <w:jc w:val="both"/>
        <w:rPr>
          <w:rFonts w:ascii="Arial" w:eastAsia="Times New Roman" w:hAnsi="Arial" w:cs="Arial"/>
          <w:color w:val="333333"/>
          <w:sz w:val="21"/>
          <w:szCs w:val="21"/>
        </w:rPr>
      </w:pPr>
      <w:r w:rsidRPr="00683B5E">
        <w:rPr>
          <w:rFonts w:ascii="Arial" w:eastAsia="Times New Roman" w:hAnsi="Arial" w:cs="Arial"/>
          <w:color w:val="333333"/>
          <w:sz w:val="21"/>
          <w:szCs w:val="21"/>
        </w:rPr>
        <w:t>With a good balance of Wood in your relationship, you and your partner probably compromise easily. Understanding, empathy, and flexibility all make your love match work. Hooray! It’s likely you’re both good-hearted and generous with your love. You’re willing to bend when necessary and cooperate to make things work.</w:t>
      </w:r>
    </w:p>
    <w:p w14:paraId="1C7CA979" w14:textId="77777777" w:rsidR="00683B5E" w:rsidRPr="00683B5E" w:rsidRDefault="00683B5E" w:rsidP="00683B5E">
      <w:pPr>
        <w:shd w:val="clear" w:color="auto" w:fill="FFFFFF"/>
        <w:spacing w:line="330" w:lineRule="atLeast"/>
        <w:jc w:val="both"/>
        <w:rPr>
          <w:rFonts w:ascii="Arial" w:eastAsia="Times New Roman" w:hAnsi="Arial" w:cs="Arial"/>
          <w:color w:val="333333"/>
          <w:sz w:val="21"/>
          <w:szCs w:val="21"/>
        </w:rPr>
      </w:pPr>
      <w:r w:rsidRPr="00683B5E">
        <w:rPr>
          <w:rFonts w:ascii="Arial" w:eastAsia="Times New Roman" w:hAnsi="Arial" w:cs="Arial"/>
          <w:color w:val="333333"/>
          <w:sz w:val="21"/>
          <w:szCs w:val="21"/>
        </w:rPr>
        <w:t>Since Earth represents stability, there is a good chance you can work through all your differences by just continuing to plod on. As a practical team, you two know what's important and place a high emphasis on staying grounded and connected. You might be more in touch with nature than other couples as well, preferring a more simple and non-materialistic life to a wild and flashy one</w:t>
      </w:r>
      <w:proofErr w:type="gramStart"/>
      <w:r w:rsidRPr="00683B5E">
        <w:rPr>
          <w:rFonts w:ascii="Arial" w:eastAsia="Times New Roman" w:hAnsi="Arial" w:cs="Arial"/>
          <w:color w:val="333333"/>
          <w:sz w:val="21"/>
          <w:szCs w:val="21"/>
        </w:rPr>
        <w:t>..</w:t>
      </w:r>
      <w:proofErr w:type="gramEnd"/>
    </w:p>
    <w:p w14:paraId="757E5986" w14:textId="77777777" w:rsidR="00683B5E" w:rsidRPr="00683B5E" w:rsidRDefault="00683B5E" w:rsidP="00683B5E">
      <w:pPr>
        <w:shd w:val="clear" w:color="auto" w:fill="FFFFFF"/>
        <w:spacing w:line="330" w:lineRule="atLeast"/>
        <w:jc w:val="both"/>
        <w:rPr>
          <w:rFonts w:ascii="Arial" w:eastAsia="Times New Roman" w:hAnsi="Arial" w:cs="Arial"/>
          <w:b/>
          <w:bCs/>
          <w:color w:val="EF316E"/>
          <w:sz w:val="36"/>
          <w:szCs w:val="36"/>
        </w:rPr>
      </w:pPr>
      <w:r w:rsidRPr="00683B5E">
        <w:rPr>
          <w:rFonts w:ascii="Arial" w:eastAsia="Times New Roman" w:hAnsi="Arial" w:cs="Arial"/>
          <w:b/>
          <w:bCs/>
          <w:color w:val="EF316E"/>
          <w:sz w:val="36"/>
          <w:szCs w:val="36"/>
        </w:rPr>
        <w:t>Soul Mates</w:t>
      </w:r>
    </w:p>
    <w:p w14:paraId="0B3D7054" w14:textId="77777777" w:rsidR="00683B5E" w:rsidRPr="00683B5E" w:rsidRDefault="00683B5E" w:rsidP="00683B5E">
      <w:pPr>
        <w:shd w:val="clear" w:color="auto" w:fill="FFFFFF"/>
        <w:spacing w:line="330" w:lineRule="atLeast"/>
        <w:jc w:val="center"/>
        <w:rPr>
          <w:rFonts w:ascii="Arial" w:eastAsia="Times New Roman" w:hAnsi="Arial" w:cs="Arial"/>
          <w:color w:val="333333"/>
          <w:sz w:val="21"/>
          <w:szCs w:val="21"/>
        </w:rPr>
      </w:pPr>
      <w:r>
        <w:rPr>
          <w:rFonts w:ascii="Arial" w:eastAsia="Times New Roman" w:hAnsi="Arial" w:cs="Arial"/>
          <w:noProof/>
          <w:color w:val="333333"/>
          <w:sz w:val="21"/>
          <w:szCs w:val="21"/>
        </w:rPr>
        <w:lastRenderedPageBreak/>
        <w:drawing>
          <wp:inline distT="0" distB="0" distL="0" distR="0" wp14:anchorId="6F2D3DDF" wp14:editId="35AB9304">
            <wp:extent cx="4775200" cy="3810000"/>
            <wp:effectExtent l="0" t="0" r="0" b="0"/>
            <wp:docPr id="37" name="Picture 37" descr="http://www.onlinechineseastrology.com/couples-compatibility/Images/couples-compatibility-offer-report/img-1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http://www.onlinechineseastrology.com/couples-compatibility/Images/couples-compatibility-offer-report/img-12.jpg"/>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4775200" cy="3810000"/>
                    </a:xfrm>
                    <a:prstGeom prst="rect">
                      <a:avLst/>
                    </a:prstGeom>
                    <a:noFill/>
                    <a:ln>
                      <a:noFill/>
                    </a:ln>
                  </pic:spPr>
                </pic:pic>
              </a:graphicData>
            </a:graphic>
          </wp:inline>
        </w:drawing>
      </w:r>
    </w:p>
    <w:p w14:paraId="4F0B09BA" w14:textId="77777777" w:rsidR="00683B5E" w:rsidRPr="00683B5E" w:rsidRDefault="00683B5E" w:rsidP="00683B5E">
      <w:pPr>
        <w:shd w:val="clear" w:color="auto" w:fill="FFFFFF"/>
        <w:spacing w:line="330" w:lineRule="atLeast"/>
        <w:jc w:val="both"/>
        <w:rPr>
          <w:rFonts w:ascii="Arial" w:eastAsia="Times New Roman" w:hAnsi="Arial" w:cs="Arial"/>
          <w:color w:val="333333"/>
          <w:sz w:val="21"/>
          <w:szCs w:val="21"/>
        </w:rPr>
      </w:pPr>
      <w:r w:rsidRPr="00683B5E">
        <w:rPr>
          <w:rFonts w:ascii="Arial" w:eastAsia="Times New Roman" w:hAnsi="Arial" w:cs="Arial"/>
          <w:b/>
          <w:bCs/>
          <w:color w:val="EF316E"/>
          <w:sz w:val="21"/>
          <w:szCs w:val="21"/>
        </w:rPr>
        <w:t>Is it possible I have found my soul mate?</w:t>
      </w:r>
    </w:p>
    <w:p w14:paraId="7580FBC9" w14:textId="77777777" w:rsidR="00683B5E" w:rsidRPr="00683B5E" w:rsidRDefault="00683B5E" w:rsidP="00683B5E">
      <w:pPr>
        <w:shd w:val="clear" w:color="auto" w:fill="FFFFFF"/>
        <w:spacing w:line="330" w:lineRule="atLeast"/>
        <w:jc w:val="both"/>
        <w:rPr>
          <w:rFonts w:ascii="Arial" w:eastAsia="Times New Roman" w:hAnsi="Arial" w:cs="Arial"/>
          <w:color w:val="333333"/>
          <w:sz w:val="21"/>
          <w:szCs w:val="21"/>
        </w:rPr>
      </w:pPr>
      <w:r w:rsidRPr="00683B5E">
        <w:rPr>
          <w:rFonts w:ascii="Arial" w:eastAsia="Times New Roman" w:hAnsi="Arial" w:cs="Arial"/>
          <w:color w:val="333333"/>
          <w:sz w:val="21"/>
          <w:szCs w:val="21"/>
        </w:rPr>
        <w:t xml:space="preserve">Your Pig guy could be your soul mate. You two are connected by a warm, generous, and </w:t>
      </w:r>
      <w:proofErr w:type="gramStart"/>
      <w:r w:rsidRPr="00683B5E">
        <w:rPr>
          <w:rFonts w:ascii="Arial" w:eastAsia="Times New Roman" w:hAnsi="Arial" w:cs="Arial"/>
          <w:color w:val="333333"/>
          <w:sz w:val="21"/>
          <w:szCs w:val="21"/>
        </w:rPr>
        <w:t>open-hearted</w:t>
      </w:r>
      <w:proofErr w:type="gramEnd"/>
      <w:r w:rsidRPr="00683B5E">
        <w:rPr>
          <w:rFonts w:ascii="Arial" w:eastAsia="Times New Roman" w:hAnsi="Arial" w:cs="Arial"/>
          <w:color w:val="333333"/>
          <w:sz w:val="21"/>
          <w:szCs w:val="21"/>
        </w:rPr>
        <w:t xml:space="preserve"> energy that is life-giving and sustaining for both. You tend to reflect each other's weaknesses and nurture each other's strengths, allowing for growth and evolution as individuals. You can probably live, work, and play together in harmony.</w:t>
      </w:r>
    </w:p>
    <w:p w14:paraId="70483857" w14:textId="77777777" w:rsidR="00683B5E" w:rsidRPr="00683B5E" w:rsidRDefault="00683B5E" w:rsidP="00683B5E">
      <w:pPr>
        <w:shd w:val="clear" w:color="auto" w:fill="FFFFFF"/>
        <w:spacing w:line="330" w:lineRule="atLeast"/>
        <w:jc w:val="both"/>
        <w:rPr>
          <w:rFonts w:ascii="Arial" w:eastAsia="Times New Roman" w:hAnsi="Arial" w:cs="Arial"/>
          <w:color w:val="333333"/>
          <w:sz w:val="21"/>
          <w:szCs w:val="21"/>
        </w:rPr>
      </w:pPr>
      <w:r w:rsidRPr="00683B5E">
        <w:rPr>
          <w:rFonts w:ascii="Arial" w:eastAsia="Times New Roman" w:hAnsi="Arial" w:cs="Arial"/>
          <w:b/>
          <w:bCs/>
          <w:color w:val="EF316E"/>
          <w:sz w:val="21"/>
          <w:szCs w:val="21"/>
        </w:rPr>
        <w:t xml:space="preserve">Isn’t that a mixed </w:t>
      </w:r>
      <w:commentRangeStart w:id="124"/>
      <w:r w:rsidRPr="00683B5E">
        <w:rPr>
          <w:rFonts w:ascii="Arial" w:eastAsia="Times New Roman" w:hAnsi="Arial" w:cs="Arial"/>
          <w:b/>
          <w:bCs/>
          <w:color w:val="EF316E"/>
          <w:sz w:val="21"/>
          <w:szCs w:val="21"/>
        </w:rPr>
        <w:t>metaphor</w:t>
      </w:r>
      <w:commentRangeEnd w:id="124"/>
      <w:r w:rsidR="00B63E22">
        <w:rPr>
          <w:rStyle w:val="CommentReference"/>
        </w:rPr>
        <w:commentReference w:id="124"/>
      </w:r>
      <w:r w:rsidRPr="00683B5E">
        <w:rPr>
          <w:rFonts w:ascii="Arial" w:eastAsia="Times New Roman" w:hAnsi="Arial" w:cs="Arial"/>
          <w:b/>
          <w:bCs/>
          <w:color w:val="EF316E"/>
          <w:sz w:val="21"/>
          <w:szCs w:val="21"/>
        </w:rPr>
        <w:t>?</w:t>
      </w:r>
    </w:p>
    <w:p w14:paraId="1DA65838" w14:textId="77777777" w:rsidR="00683B5E" w:rsidRPr="00683B5E" w:rsidRDefault="00A574DE" w:rsidP="00683B5E">
      <w:pPr>
        <w:shd w:val="clear" w:color="auto" w:fill="FFFFFF"/>
        <w:spacing w:line="330" w:lineRule="atLeast"/>
        <w:jc w:val="both"/>
        <w:rPr>
          <w:rFonts w:ascii="Arial" w:eastAsia="Times New Roman" w:hAnsi="Arial" w:cs="Arial"/>
          <w:color w:val="333333"/>
          <w:sz w:val="21"/>
          <w:szCs w:val="21"/>
        </w:rPr>
      </w:pPr>
      <w:ins w:id="125" w:author="Bill" w:date="2013-01-16T02:23:00Z">
        <w:r>
          <w:rPr>
            <w:rFonts w:ascii="Arial" w:eastAsia="Times New Roman" w:hAnsi="Arial" w:cs="Arial"/>
            <w:color w:val="333333"/>
            <w:sz w:val="21"/>
            <w:szCs w:val="21"/>
          </w:rPr>
          <w:t>A</w:t>
        </w:r>
      </w:ins>
      <w:del w:id="126" w:author="Bill" w:date="2013-01-16T02:23:00Z">
        <w:r w:rsidR="00683B5E" w:rsidRPr="00683B5E" w:rsidDel="00A574DE">
          <w:rPr>
            <w:rFonts w:ascii="Arial" w:eastAsia="Times New Roman" w:hAnsi="Arial" w:cs="Arial"/>
            <w:color w:val="333333"/>
            <w:sz w:val="21"/>
            <w:szCs w:val="21"/>
          </w:rPr>
          <w:delText>Well the point is a</w:delText>
        </w:r>
      </w:del>
      <w:r w:rsidR="00683B5E" w:rsidRPr="00683B5E">
        <w:rPr>
          <w:rFonts w:ascii="Arial" w:eastAsia="Times New Roman" w:hAnsi="Arial" w:cs="Arial"/>
          <w:color w:val="333333"/>
          <w:sz w:val="21"/>
          <w:szCs w:val="21"/>
        </w:rPr>
        <w:t xml:space="preserve"> soul mate could be a friend, child, parent, </w:t>
      </w:r>
      <w:proofErr w:type="gramStart"/>
      <w:r w:rsidR="00683B5E" w:rsidRPr="00683B5E">
        <w:rPr>
          <w:rFonts w:ascii="Arial" w:eastAsia="Times New Roman" w:hAnsi="Arial" w:cs="Arial"/>
          <w:color w:val="333333"/>
          <w:sz w:val="21"/>
          <w:szCs w:val="21"/>
        </w:rPr>
        <w:t>coworker</w:t>
      </w:r>
      <w:proofErr w:type="gramEnd"/>
      <w:r w:rsidR="00683B5E" w:rsidRPr="00683B5E">
        <w:rPr>
          <w:rFonts w:ascii="Arial" w:eastAsia="Times New Roman" w:hAnsi="Arial" w:cs="Arial"/>
          <w:color w:val="333333"/>
          <w:sz w:val="21"/>
          <w:szCs w:val="21"/>
        </w:rPr>
        <w:t xml:space="preserve"> or just about anyone. The same goes for time. Your soul mate could be a lifelong friend or someone that comes into your life for a very short time. All you can know for sure is the relationship will be intense, and the experiences you have together will have a marked impact on your life.</w:t>
      </w:r>
    </w:p>
    <w:p w14:paraId="11932481" w14:textId="77777777" w:rsidR="00683B5E" w:rsidRPr="00683B5E" w:rsidRDefault="00683B5E" w:rsidP="00683B5E">
      <w:pPr>
        <w:shd w:val="clear" w:color="auto" w:fill="FFFFFF"/>
        <w:spacing w:line="330" w:lineRule="atLeast"/>
        <w:jc w:val="both"/>
        <w:rPr>
          <w:rFonts w:ascii="Arial" w:eastAsia="Times New Roman" w:hAnsi="Arial" w:cs="Arial"/>
          <w:color w:val="333333"/>
          <w:sz w:val="21"/>
          <w:szCs w:val="21"/>
        </w:rPr>
      </w:pPr>
      <w:r w:rsidRPr="00683B5E">
        <w:rPr>
          <w:rFonts w:ascii="Arial" w:eastAsia="Times New Roman" w:hAnsi="Arial" w:cs="Arial"/>
          <w:color w:val="333333"/>
          <w:sz w:val="21"/>
          <w:szCs w:val="21"/>
        </w:rPr>
        <w:t>Well, you may not be soul mates, but that doesn't mean you're not meant to be together and learn from one another. A Pig person may eventually appear in your life to teach you something important. Pay attention to what this person might offer you in terms of your own growth as an individual.</w:t>
      </w:r>
    </w:p>
    <w:p w14:paraId="54EC1944" w14:textId="77777777" w:rsidR="00683B5E" w:rsidRPr="00683B5E" w:rsidRDefault="00683B5E" w:rsidP="00683B5E">
      <w:pPr>
        <w:shd w:val="clear" w:color="auto" w:fill="FFFFFF"/>
        <w:spacing w:line="330" w:lineRule="atLeast"/>
        <w:rPr>
          <w:rFonts w:ascii="Arial" w:eastAsia="Times New Roman" w:hAnsi="Arial" w:cs="Arial"/>
          <w:color w:val="333333"/>
          <w:sz w:val="21"/>
          <w:szCs w:val="21"/>
        </w:rPr>
      </w:pPr>
      <w:r w:rsidRPr="00683B5E">
        <w:rPr>
          <w:rFonts w:ascii="Times New Roman" w:eastAsia="Times New Roman" w:hAnsi="Times New Roman" w:cs="Times New Roman"/>
          <w:b/>
          <w:bCs/>
          <w:color w:val="FFFFFF"/>
          <w:sz w:val="28"/>
          <w:szCs w:val="28"/>
        </w:rPr>
        <w:t>  Romance and Sex</w:t>
      </w:r>
    </w:p>
    <w:p w14:paraId="00922C95" w14:textId="77777777" w:rsidR="00683B5E" w:rsidRPr="00683B5E" w:rsidRDefault="00683B5E" w:rsidP="00683B5E">
      <w:pPr>
        <w:shd w:val="clear" w:color="auto" w:fill="FFFFFF"/>
        <w:spacing w:line="330" w:lineRule="atLeast"/>
        <w:jc w:val="both"/>
        <w:rPr>
          <w:rFonts w:ascii="Arial" w:eastAsia="Times New Roman" w:hAnsi="Arial" w:cs="Arial"/>
          <w:color w:val="333333"/>
          <w:sz w:val="21"/>
          <w:szCs w:val="21"/>
        </w:rPr>
      </w:pPr>
      <w:r w:rsidRPr="00683B5E">
        <w:rPr>
          <w:rFonts w:ascii="Arial" w:eastAsia="Times New Roman" w:hAnsi="Arial" w:cs="Arial"/>
          <w:color w:val="333333"/>
          <w:sz w:val="21"/>
          <w:szCs w:val="21"/>
        </w:rPr>
        <w:t xml:space="preserve">The best for last! Great sex is an important aspect of a satisfying relationship. Equally critical is to keep alive that romance you experienced when </w:t>
      </w:r>
      <w:proofErr w:type="gramStart"/>
      <w:r w:rsidRPr="00683B5E">
        <w:rPr>
          <w:rFonts w:ascii="Arial" w:eastAsia="Times New Roman" w:hAnsi="Arial" w:cs="Arial"/>
          <w:color w:val="333333"/>
          <w:sz w:val="21"/>
          <w:szCs w:val="21"/>
        </w:rPr>
        <w:t>you were first smitten by your partner</w:t>
      </w:r>
      <w:proofErr w:type="gramEnd"/>
      <w:r w:rsidRPr="00683B5E">
        <w:rPr>
          <w:rFonts w:ascii="Arial" w:eastAsia="Times New Roman" w:hAnsi="Arial" w:cs="Arial"/>
          <w:color w:val="333333"/>
          <w:sz w:val="21"/>
          <w:szCs w:val="21"/>
        </w:rPr>
        <w:t>.</w:t>
      </w:r>
    </w:p>
    <w:p w14:paraId="02C512AB" w14:textId="77777777" w:rsidR="00683B5E" w:rsidRPr="00683B5E" w:rsidRDefault="00683B5E" w:rsidP="00683B5E">
      <w:pPr>
        <w:shd w:val="clear" w:color="auto" w:fill="FFFFFF"/>
        <w:spacing w:line="330" w:lineRule="atLeast"/>
        <w:jc w:val="both"/>
        <w:rPr>
          <w:rFonts w:ascii="Arial" w:eastAsia="Times New Roman" w:hAnsi="Arial" w:cs="Arial"/>
          <w:color w:val="333333"/>
          <w:sz w:val="21"/>
          <w:szCs w:val="21"/>
        </w:rPr>
      </w:pPr>
      <w:r w:rsidRPr="00683B5E">
        <w:rPr>
          <w:rFonts w:ascii="Arial" w:eastAsia="Times New Roman" w:hAnsi="Arial" w:cs="Arial"/>
          <w:color w:val="333333"/>
          <w:sz w:val="21"/>
          <w:szCs w:val="21"/>
        </w:rPr>
        <w:t xml:space="preserve">You and Brad are </w:t>
      </w:r>
      <w:commentRangeStart w:id="127"/>
      <w:r w:rsidRPr="00683B5E">
        <w:rPr>
          <w:rFonts w:ascii="Arial" w:eastAsia="Times New Roman" w:hAnsi="Arial" w:cs="Arial"/>
          <w:color w:val="333333"/>
          <w:sz w:val="21"/>
          <w:szCs w:val="21"/>
        </w:rPr>
        <w:t>a</w:t>
      </w:r>
      <w:del w:id="128" w:author="Bill" w:date="2013-01-16T02:24:00Z">
        <w:r w:rsidRPr="00683B5E" w:rsidDel="0048408F">
          <w:rPr>
            <w:rFonts w:ascii="Arial" w:eastAsia="Times New Roman" w:hAnsi="Arial" w:cs="Arial"/>
            <w:color w:val="333333"/>
            <w:sz w:val="21"/>
            <w:szCs w:val="21"/>
          </w:rPr>
          <w:delText>n</w:delText>
        </w:r>
      </w:del>
      <w:commentRangeEnd w:id="127"/>
      <w:r w:rsidR="0048408F">
        <w:rPr>
          <w:rStyle w:val="CommentReference"/>
        </w:rPr>
        <w:commentReference w:id="127"/>
      </w:r>
      <w:r w:rsidRPr="00683B5E">
        <w:rPr>
          <w:rFonts w:ascii="Arial" w:eastAsia="Times New Roman" w:hAnsi="Arial" w:cs="Arial"/>
          <w:color w:val="333333"/>
          <w:sz w:val="21"/>
          <w:szCs w:val="21"/>
        </w:rPr>
        <w:t xml:space="preserve"> Tiger - Pig combination. Yours is typical of those that have their good points and their bad.</w:t>
      </w:r>
    </w:p>
    <w:p w14:paraId="5D69E8FC" w14:textId="77777777" w:rsidR="00683B5E" w:rsidRPr="00683B5E" w:rsidRDefault="00683B5E" w:rsidP="00683B5E">
      <w:pPr>
        <w:shd w:val="clear" w:color="auto" w:fill="FFFFFF"/>
        <w:spacing w:line="330" w:lineRule="atLeast"/>
        <w:jc w:val="both"/>
        <w:rPr>
          <w:rFonts w:ascii="Arial" w:eastAsia="Times New Roman" w:hAnsi="Arial" w:cs="Arial"/>
          <w:b/>
          <w:bCs/>
          <w:color w:val="EF316E"/>
          <w:sz w:val="36"/>
          <w:szCs w:val="36"/>
        </w:rPr>
      </w:pPr>
      <w:r w:rsidRPr="00683B5E">
        <w:rPr>
          <w:rFonts w:ascii="Arial" w:eastAsia="Times New Roman" w:hAnsi="Arial" w:cs="Arial"/>
          <w:b/>
          <w:bCs/>
          <w:color w:val="EF316E"/>
          <w:sz w:val="36"/>
          <w:szCs w:val="36"/>
        </w:rPr>
        <w:t>Romance</w:t>
      </w:r>
    </w:p>
    <w:p w14:paraId="431C0018" w14:textId="77777777" w:rsidR="00683B5E" w:rsidRPr="00683B5E" w:rsidRDefault="00683B5E" w:rsidP="00683B5E">
      <w:pPr>
        <w:shd w:val="clear" w:color="auto" w:fill="FFFFFF"/>
        <w:spacing w:line="330" w:lineRule="atLeast"/>
        <w:jc w:val="center"/>
        <w:rPr>
          <w:rFonts w:ascii="Arial" w:eastAsia="Times New Roman" w:hAnsi="Arial" w:cs="Arial"/>
          <w:color w:val="333333"/>
          <w:sz w:val="21"/>
          <w:szCs w:val="21"/>
        </w:rPr>
      </w:pPr>
      <w:r>
        <w:rPr>
          <w:rFonts w:ascii="Arial" w:eastAsia="Times New Roman" w:hAnsi="Arial" w:cs="Arial"/>
          <w:noProof/>
          <w:color w:val="333333"/>
          <w:sz w:val="21"/>
          <w:szCs w:val="21"/>
        </w:rPr>
        <w:lastRenderedPageBreak/>
        <w:drawing>
          <wp:inline distT="0" distB="0" distL="0" distR="0" wp14:anchorId="1233D5CD" wp14:editId="699DC8AD">
            <wp:extent cx="3810000" cy="3792855"/>
            <wp:effectExtent l="0" t="0" r="0" b="0"/>
            <wp:docPr id="38" name="Picture 38" descr="http://www.onlinechineseastrology.com/couples-compatibility/Images/couples-compatibility-offer-report/img-1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http://www.onlinechineseastrology.com/couples-compatibility/Images/couples-compatibility-offer-report/img-13.jpg"/>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3810000" cy="3792855"/>
                    </a:xfrm>
                    <a:prstGeom prst="rect">
                      <a:avLst/>
                    </a:prstGeom>
                    <a:noFill/>
                    <a:ln>
                      <a:noFill/>
                    </a:ln>
                  </pic:spPr>
                </pic:pic>
              </a:graphicData>
            </a:graphic>
          </wp:inline>
        </w:drawing>
      </w:r>
    </w:p>
    <w:p w14:paraId="243C8392" w14:textId="77777777" w:rsidR="00683B5E" w:rsidRPr="00683B5E" w:rsidRDefault="00683B5E" w:rsidP="00683B5E">
      <w:pPr>
        <w:shd w:val="clear" w:color="auto" w:fill="FFFFFF"/>
        <w:spacing w:line="330" w:lineRule="atLeast"/>
        <w:jc w:val="both"/>
        <w:rPr>
          <w:rFonts w:ascii="Arial" w:eastAsia="Times New Roman" w:hAnsi="Arial" w:cs="Arial"/>
          <w:color w:val="333333"/>
          <w:sz w:val="21"/>
          <w:szCs w:val="21"/>
        </w:rPr>
      </w:pPr>
      <w:r w:rsidRPr="00683B5E">
        <w:rPr>
          <w:rFonts w:ascii="Arial" w:eastAsia="Times New Roman" w:hAnsi="Arial" w:cs="Arial"/>
          <w:color w:val="333333"/>
          <w:sz w:val="21"/>
          <w:szCs w:val="21"/>
        </w:rPr>
        <w:t>While your guy is probably no Don Juan, he’s likely to be in tune with the female species. He’ll probably court you slowly and carefully, which might baffle a quick-to-act Tiger like yourself. After time, you’ll probably notice how attentive and intuitive he is. He knows what you need, when you need it, and wants to fall in love with you passionately and wholly. His tenderness and vulnerability might match well with your sensuality and passion. Just make sure you don’t break his heart – he won’t be quick to recover.</w:t>
      </w:r>
    </w:p>
    <w:p w14:paraId="40902C44" w14:textId="77777777" w:rsidR="00683B5E" w:rsidRPr="00683B5E" w:rsidRDefault="00683B5E" w:rsidP="00683B5E">
      <w:pPr>
        <w:shd w:val="clear" w:color="auto" w:fill="FFFFFF"/>
        <w:spacing w:line="330" w:lineRule="atLeast"/>
        <w:jc w:val="both"/>
        <w:rPr>
          <w:rFonts w:ascii="Arial" w:eastAsia="Times New Roman" w:hAnsi="Arial" w:cs="Arial"/>
          <w:b/>
          <w:bCs/>
          <w:color w:val="EF316E"/>
          <w:sz w:val="36"/>
          <w:szCs w:val="36"/>
        </w:rPr>
      </w:pPr>
      <w:r w:rsidRPr="00683B5E">
        <w:rPr>
          <w:rFonts w:ascii="Arial" w:eastAsia="Times New Roman" w:hAnsi="Arial" w:cs="Arial"/>
          <w:b/>
          <w:bCs/>
          <w:color w:val="EF316E"/>
          <w:sz w:val="36"/>
          <w:szCs w:val="36"/>
        </w:rPr>
        <w:t>Sex</w:t>
      </w:r>
    </w:p>
    <w:p w14:paraId="75FEF754" w14:textId="77777777" w:rsidR="00683B5E" w:rsidRPr="00683B5E" w:rsidRDefault="00683B5E" w:rsidP="00683B5E">
      <w:pPr>
        <w:shd w:val="clear" w:color="auto" w:fill="FFFFFF"/>
        <w:spacing w:line="330" w:lineRule="atLeast"/>
        <w:jc w:val="center"/>
        <w:rPr>
          <w:rFonts w:ascii="Arial" w:eastAsia="Times New Roman" w:hAnsi="Arial" w:cs="Arial"/>
          <w:color w:val="333333"/>
          <w:sz w:val="21"/>
          <w:szCs w:val="21"/>
        </w:rPr>
      </w:pPr>
      <w:r>
        <w:rPr>
          <w:rFonts w:ascii="Arial" w:eastAsia="Times New Roman" w:hAnsi="Arial" w:cs="Arial"/>
          <w:noProof/>
          <w:color w:val="333333"/>
          <w:sz w:val="21"/>
          <w:szCs w:val="21"/>
        </w:rPr>
        <w:lastRenderedPageBreak/>
        <w:drawing>
          <wp:inline distT="0" distB="0" distL="0" distR="0" wp14:anchorId="65287F52" wp14:editId="5DA94AE6">
            <wp:extent cx="4157345" cy="3810000"/>
            <wp:effectExtent l="0" t="0" r="8255" b="0"/>
            <wp:docPr id="39" name="Picture 39" descr="http://www.onlinechineseastrology.com/couples-compatibility/Images/couples-compatibility-offer-report/img-1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http://www.onlinechineseastrology.com/couples-compatibility/Images/couples-compatibility-offer-report/img-14.jpg"/>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4157345" cy="3810000"/>
                    </a:xfrm>
                    <a:prstGeom prst="rect">
                      <a:avLst/>
                    </a:prstGeom>
                    <a:noFill/>
                    <a:ln>
                      <a:noFill/>
                    </a:ln>
                  </pic:spPr>
                </pic:pic>
              </a:graphicData>
            </a:graphic>
          </wp:inline>
        </w:drawing>
      </w:r>
    </w:p>
    <w:p w14:paraId="51634E6C" w14:textId="77777777" w:rsidR="00683B5E" w:rsidRPr="00683B5E" w:rsidRDefault="00683B5E" w:rsidP="00683B5E">
      <w:pPr>
        <w:shd w:val="clear" w:color="auto" w:fill="FFFFFF"/>
        <w:spacing w:line="330" w:lineRule="atLeast"/>
        <w:jc w:val="both"/>
        <w:rPr>
          <w:rFonts w:ascii="Arial" w:eastAsia="Times New Roman" w:hAnsi="Arial" w:cs="Arial"/>
          <w:color w:val="333333"/>
          <w:sz w:val="21"/>
          <w:szCs w:val="21"/>
        </w:rPr>
      </w:pPr>
      <w:r w:rsidRPr="00683B5E">
        <w:rPr>
          <w:rFonts w:ascii="Arial" w:eastAsia="Times New Roman" w:hAnsi="Arial" w:cs="Arial"/>
          <w:color w:val="333333"/>
          <w:sz w:val="21"/>
          <w:szCs w:val="21"/>
        </w:rPr>
        <w:t xml:space="preserve">Ah… a true romantic. He’ll want to wine and dine you before he takes you off on his white horse to a bed scattered with rose petals. He can be more attached to fantasies than anything else, so don’t be surprised if he gets cranky when he finds out you’re not perfect. But, he’ll forgive it quickly. Give him plenty of sensual massage. Light candles. Burn incense. </w:t>
      </w:r>
      <w:proofErr w:type="gramStart"/>
      <w:r w:rsidRPr="00683B5E">
        <w:rPr>
          <w:rFonts w:ascii="Arial" w:eastAsia="Times New Roman" w:hAnsi="Arial" w:cs="Arial"/>
          <w:color w:val="333333"/>
          <w:sz w:val="21"/>
          <w:szCs w:val="21"/>
        </w:rPr>
        <w:t>Anything that will heighten his senses.</w:t>
      </w:r>
      <w:proofErr w:type="gramEnd"/>
      <w:r w:rsidRPr="00683B5E">
        <w:rPr>
          <w:rFonts w:ascii="Arial" w:eastAsia="Times New Roman" w:hAnsi="Arial" w:cs="Arial"/>
          <w:color w:val="333333"/>
          <w:sz w:val="21"/>
          <w:szCs w:val="21"/>
        </w:rPr>
        <w:t xml:space="preserve"> You’ll be generously rewarded for your thoughtfulness.</w:t>
      </w:r>
    </w:p>
    <w:p w14:paraId="69C45747" w14:textId="77777777" w:rsidR="00683B5E" w:rsidRPr="00683B5E" w:rsidRDefault="00683B5E" w:rsidP="00683B5E">
      <w:pPr>
        <w:shd w:val="clear" w:color="auto" w:fill="FFFFFF"/>
        <w:spacing w:line="330" w:lineRule="atLeast"/>
        <w:rPr>
          <w:rFonts w:ascii="Arial" w:eastAsia="Times New Roman" w:hAnsi="Arial" w:cs="Arial"/>
          <w:color w:val="333333"/>
          <w:sz w:val="21"/>
          <w:szCs w:val="21"/>
        </w:rPr>
      </w:pPr>
      <w:r w:rsidRPr="00683B5E">
        <w:rPr>
          <w:rFonts w:ascii="Times New Roman" w:eastAsia="Times New Roman" w:hAnsi="Times New Roman" w:cs="Times New Roman"/>
          <w:b/>
          <w:bCs/>
          <w:color w:val="FFFFFF"/>
          <w:sz w:val="28"/>
          <w:szCs w:val="28"/>
        </w:rPr>
        <w:t>  Grand Conclusion</w:t>
      </w:r>
    </w:p>
    <w:p w14:paraId="2C553B07" w14:textId="77777777" w:rsidR="00683B5E" w:rsidRPr="00683B5E" w:rsidRDefault="00683B5E" w:rsidP="00683B5E">
      <w:pPr>
        <w:shd w:val="clear" w:color="auto" w:fill="FFFFFF"/>
        <w:spacing w:line="330" w:lineRule="atLeast"/>
        <w:jc w:val="both"/>
        <w:rPr>
          <w:rFonts w:ascii="Arial" w:eastAsia="Times New Roman" w:hAnsi="Arial" w:cs="Arial"/>
          <w:color w:val="333333"/>
          <w:sz w:val="21"/>
          <w:szCs w:val="21"/>
        </w:rPr>
      </w:pPr>
      <w:r w:rsidRPr="00683B5E">
        <w:rPr>
          <w:rFonts w:ascii="Arial" w:eastAsia="Times New Roman" w:hAnsi="Arial" w:cs="Arial"/>
          <w:b/>
          <w:bCs/>
          <w:color w:val="EF316E"/>
          <w:sz w:val="21"/>
          <w:szCs w:val="21"/>
        </w:rPr>
        <w:t>What to make of all this</w:t>
      </w:r>
      <w:proofErr w:type="gramStart"/>
      <w:r w:rsidRPr="00683B5E">
        <w:rPr>
          <w:rFonts w:ascii="Arial" w:eastAsia="Times New Roman" w:hAnsi="Arial" w:cs="Arial"/>
          <w:b/>
          <w:bCs/>
          <w:color w:val="EF316E"/>
          <w:sz w:val="21"/>
          <w:szCs w:val="21"/>
        </w:rPr>
        <w:t>?!</w:t>
      </w:r>
      <w:proofErr w:type="gramEnd"/>
    </w:p>
    <w:p w14:paraId="5CC63529" w14:textId="77777777" w:rsidR="00683B5E" w:rsidRPr="00683B5E" w:rsidRDefault="00683B5E" w:rsidP="00683B5E">
      <w:pPr>
        <w:shd w:val="clear" w:color="auto" w:fill="FFFFFF"/>
        <w:spacing w:line="330" w:lineRule="atLeast"/>
        <w:jc w:val="both"/>
        <w:rPr>
          <w:rFonts w:ascii="Arial" w:eastAsia="Times New Roman" w:hAnsi="Arial" w:cs="Arial"/>
          <w:color w:val="333333"/>
          <w:sz w:val="21"/>
          <w:szCs w:val="21"/>
        </w:rPr>
      </w:pPr>
      <w:r w:rsidRPr="00683B5E">
        <w:rPr>
          <w:rFonts w:ascii="Arial" w:eastAsia="Times New Roman" w:hAnsi="Arial" w:cs="Arial"/>
          <w:b/>
          <w:bCs/>
          <w:i/>
          <w:iCs/>
          <w:color w:val="333333"/>
          <w:sz w:val="21"/>
          <w:szCs w:val="21"/>
        </w:rPr>
        <w:t xml:space="preserve">Very </w:t>
      </w:r>
      <w:commentRangeStart w:id="129"/>
      <w:r w:rsidRPr="00683B5E">
        <w:rPr>
          <w:rFonts w:ascii="Arial" w:eastAsia="Times New Roman" w:hAnsi="Arial" w:cs="Arial"/>
          <w:b/>
          <w:bCs/>
          <w:i/>
          <w:iCs/>
          <w:color w:val="333333"/>
          <w:sz w:val="21"/>
          <w:szCs w:val="21"/>
        </w:rPr>
        <w:t>good</w:t>
      </w:r>
      <w:commentRangeEnd w:id="129"/>
      <w:r w:rsidR="00770294">
        <w:rPr>
          <w:rStyle w:val="CommentReference"/>
        </w:rPr>
        <w:commentReference w:id="129"/>
      </w:r>
      <w:r w:rsidRPr="00683B5E">
        <w:rPr>
          <w:rFonts w:ascii="Arial" w:eastAsia="Times New Roman" w:hAnsi="Arial" w:cs="Arial"/>
          <w:b/>
          <w:bCs/>
          <w:i/>
          <w:iCs/>
          <w:color w:val="333333"/>
          <w:sz w:val="21"/>
          <w:szCs w:val="21"/>
        </w:rPr>
        <w:t xml:space="preserve"> - Remember all those happy couples you would envy before you found the one?  Let all the others eat their hearts out as you have arrived! Congratulations, you found love.</w:t>
      </w:r>
    </w:p>
    <w:p w14:paraId="3AF259E2" w14:textId="77777777" w:rsidR="00683B5E" w:rsidRPr="00683B5E" w:rsidRDefault="00683B5E" w:rsidP="00683B5E">
      <w:pPr>
        <w:shd w:val="clear" w:color="auto" w:fill="FFFFFF"/>
        <w:spacing w:line="330" w:lineRule="atLeast"/>
        <w:jc w:val="center"/>
        <w:rPr>
          <w:rFonts w:ascii="Arial" w:eastAsia="Times New Roman" w:hAnsi="Arial" w:cs="Arial"/>
          <w:color w:val="333333"/>
          <w:sz w:val="21"/>
          <w:szCs w:val="21"/>
        </w:rPr>
      </w:pPr>
      <w:r w:rsidRPr="00683B5E">
        <w:rPr>
          <w:rFonts w:ascii="Times New Roman" w:eastAsia="Times New Roman" w:hAnsi="Times New Roman" w:cs="Times New Roman"/>
          <w:b/>
          <w:bCs/>
          <w:color w:val="333333"/>
          <w:sz w:val="45"/>
          <w:szCs w:val="45"/>
        </w:rPr>
        <w:t>Appendix I - Sign Descriptions For Lorie</w:t>
      </w:r>
    </w:p>
    <w:p w14:paraId="7E6F13D5" w14:textId="77777777" w:rsidR="00683B5E" w:rsidRPr="00683B5E" w:rsidRDefault="00683B5E" w:rsidP="00683B5E">
      <w:pPr>
        <w:shd w:val="clear" w:color="auto" w:fill="FFFFFF"/>
        <w:spacing w:line="330" w:lineRule="atLeast"/>
        <w:rPr>
          <w:rFonts w:ascii="Arial" w:eastAsia="Times New Roman" w:hAnsi="Arial" w:cs="Arial"/>
          <w:color w:val="333333"/>
          <w:sz w:val="21"/>
          <w:szCs w:val="21"/>
        </w:rPr>
      </w:pPr>
      <w:r w:rsidRPr="00683B5E">
        <w:rPr>
          <w:rFonts w:ascii="Times New Roman" w:eastAsia="Times New Roman" w:hAnsi="Times New Roman" w:cs="Times New Roman"/>
          <w:b/>
          <w:bCs/>
          <w:color w:val="FFFFFF"/>
          <w:sz w:val="28"/>
          <w:szCs w:val="28"/>
        </w:rPr>
        <w:t>  Tiger (Lorie ’s Year Sign)</w:t>
      </w:r>
    </w:p>
    <w:p w14:paraId="0658BF54" w14:textId="77777777" w:rsidR="00683B5E" w:rsidRPr="00683B5E" w:rsidRDefault="00683B5E" w:rsidP="00683B5E">
      <w:pPr>
        <w:shd w:val="clear" w:color="auto" w:fill="FFFFFF"/>
        <w:spacing w:line="330" w:lineRule="atLeast"/>
        <w:jc w:val="center"/>
        <w:rPr>
          <w:rFonts w:ascii="Arial" w:eastAsia="Times New Roman" w:hAnsi="Arial" w:cs="Arial"/>
          <w:color w:val="333333"/>
          <w:sz w:val="21"/>
          <w:szCs w:val="21"/>
        </w:rPr>
      </w:pPr>
      <w:r>
        <w:rPr>
          <w:rFonts w:ascii="Arial" w:eastAsia="Times New Roman" w:hAnsi="Arial" w:cs="Arial"/>
          <w:noProof/>
          <w:color w:val="333333"/>
          <w:sz w:val="21"/>
          <w:szCs w:val="21"/>
        </w:rPr>
        <w:lastRenderedPageBreak/>
        <w:drawing>
          <wp:inline distT="0" distB="0" distL="0" distR="0" wp14:anchorId="42AB38CA" wp14:editId="3DAE720D">
            <wp:extent cx="3378200" cy="3352800"/>
            <wp:effectExtent l="0" t="0" r="0" b="0"/>
            <wp:docPr id="40" name="Picture 40" descr="http://www.onlinechineseastrology.com/couples-compatibility/images/couples-compatibility-offer-report/Tiger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http://www.onlinechineseastrology.com/couples-compatibility/images/couples-compatibility-offer-report/Tiger2.jpg"/>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3378200" cy="3352800"/>
                    </a:xfrm>
                    <a:prstGeom prst="rect">
                      <a:avLst/>
                    </a:prstGeom>
                    <a:noFill/>
                    <a:ln>
                      <a:noFill/>
                    </a:ln>
                  </pic:spPr>
                </pic:pic>
              </a:graphicData>
            </a:graphic>
          </wp:inline>
        </w:drawing>
      </w:r>
    </w:p>
    <w:p w14:paraId="15B0B131" w14:textId="77777777" w:rsidR="00683B5E" w:rsidRPr="00683B5E" w:rsidRDefault="00683B5E" w:rsidP="00683B5E">
      <w:pPr>
        <w:shd w:val="clear" w:color="auto" w:fill="FFFFFF"/>
        <w:spacing w:line="330" w:lineRule="atLeast"/>
        <w:jc w:val="center"/>
        <w:rPr>
          <w:rFonts w:ascii="Arial" w:eastAsia="Times New Roman" w:hAnsi="Arial" w:cs="Arial"/>
          <w:color w:val="333333"/>
          <w:sz w:val="21"/>
          <w:szCs w:val="21"/>
        </w:rPr>
      </w:pPr>
      <w:r w:rsidRPr="00683B5E">
        <w:rPr>
          <w:rFonts w:ascii="Arial" w:eastAsia="Times New Roman" w:hAnsi="Arial" w:cs="Arial"/>
          <w:i/>
          <w:iCs/>
          <w:color w:val="333333"/>
          <w:sz w:val="21"/>
          <w:szCs w:val="21"/>
        </w:rPr>
        <w:t>Tiger (Lorie ’s Year Sign)</w:t>
      </w:r>
    </w:p>
    <w:p w14:paraId="368A56B4" w14:textId="77777777" w:rsidR="00683B5E" w:rsidRPr="00683B5E" w:rsidRDefault="00683B5E" w:rsidP="00683B5E">
      <w:pPr>
        <w:shd w:val="clear" w:color="auto" w:fill="FFFFFF"/>
        <w:spacing w:before="100" w:beforeAutospacing="1" w:after="100" w:afterAutospacing="1" w:line="330" w:lineRule="atLeast"/>
        <w:jc w:val="both"/>
        <w:rPr>
          <w:rFonts w:ascii="Arial" w:hAnsi="Arial" w:cs="Arial"/>
          <w:color w:val="333333"/>
          <w:sz w:val="21"/>
          <w:szCs w:val="21"/>
        </w:rPr>
      </w:pPr>
      <w:r w:rsidRPr="00683B5E">
        <w:rPr>
          <w:rFonts w:ascii="Arial" w:hAnsi="Arial" w:cs="Arial"/>
          <w:color w:val="333333"/>
          <w:sz w:val="21"/>
          <w:szCs w:val="21"/>
        </w:rPr>
        <w:t>To understand how the Tiger operates, it is important to know Tiger is a Yang and a heart sign.</w:t>
      </w:r>
    </w:p>
    <w:p w14:paraId="742D102E" w14:textId="77777777" w:rsidR="00683B5E" w:rsidRPr="00683B5E" w:rsidRDefault="00683B5E" w:rsidP="00683B5E">
      <w:pPr>
        <w:shd w:val="clear" w:color="auto" w:fill="FFFFFF"/>
        <w:spacing w:before="100" w:beforeAutospacing="1" w:after="100" w:afterAutospacing="1" w:line="330" w:lineRule="atLeast"/>
        <w:jc w:val="both"/>
        <w:rPr>
          <w:rFonts w:ascii="Arial" w:hAnsi="Arial" w:cs="Arial"/>
          <w:color w:val="333333"/>
          <w:sz w:val="21"/>
          <w:szCs w:val="21"/>
        </w:rPr>
      </w:pPr>
      <w:r w:rsidRPr="00683B5E">
        <w:rPr>
          <w:rFonts w:ascii="Arial" w:hAnsi="Arial" w:cs="Arial"/>
          <w:color w:val="333333"/>
          <w:sz w:val="21"/>
          <w:szCs w:val="21"/>
        </w:rPr>
        <w:t>Being a Yang sign person, you are most effective using a direct, if not aggressive, approach to life. You tend to be proactive.</w:t>
      </w:r>
    </w:p>
    <w:p w14:paraId="7FD297EA" w14:textId="77777777" w:rsidR="00683B5E" w:rsidRPr="00683B5E" w:rsidRDefault="00683B5E" w:rsidP="00683B5E">
      <w:pPr>
        <w:shd w:val="clear" w:color="auto" w:fill="FFFFFF"/>
        <w:spacing w:before="100" w:beforeAutospacing="1" w:after="100" w:afterAutospacing="1" w:line="330" w:lineRule="atLeast"/>
        <w:jc w:val="both"/>
        <w:rPr>
          <w:rFonts w:ascii="Arial" w:hAnsi="Arial" w:cs="Arial"/>
          <w:color w:val="333333"/>
          <w:sz w:val="21"/>
          <w:szCs w:val="21"/>
        </w:rPr>
      </w:pPr>
      <w:r w:rsidRPr="00683B5E">
        <w:rPr>
          <w:rFonts w:ascii="Arial" w:hAnsi="Arial" w:cs="Arial"/>
          <w:color w:val="333333"/>
          <w:sz w:val="21"/>
          <w:szCs w:val="21"/>
        </w:rPr>
        <w:t>As a heart sign person, you are most comfortable following your heart rather than basing decisions on logic. This fits perfectly with your passionate nature.</w:t>
      </w:r>
    </w:p>
    <w:p w14:paraId="4D1AD8BA" w14:textId="77777777" w:rsidR="00683B5E" w:rsidRPr="00683B5E" w:rsidRDefault="00683B5E" w:rsidP="00683B5E">
      <w:pPr>
        <w:shd w:val="clear" w:color="auto" w:fill="FFFFFF"/>
        <w:spacing w:line="330" w:lineRule="atLeast"/>
        <w:jc w:val="both"/>
        <w:rPr>
          <w:rFonts w:ascii="Arial" w:eastAsia="Times New Roman" w:hAnsi="Arial" w:cs="Arial"/>
          <w:b/>
          <w:bCs/>
          <w:color w:val="EF316E"/>
          <w:sz w:val="36"/>
          <w:szCs w:val="36"/>
        </w:rPr>
      </w:pPr>
      <w:r w:rsidRPr="00683B5E">
        <w:rPr>
          <w:rFonts w:ascii="Arial" w:eastAsia="Times New Roman" w:hAnsi="Arial" w:cs="Arial"/>
          <w:b/>
          <w:bCs/>
          <w:color w:val="EF316E"/>
          <w:sz w:val="36"/>
          <w:szCs w:val="36"/>
        </w:rPr>
        <w:t>Positive Traits:</w:t>
      </w:r>
    </w:p>
    <w:p w14:paraId="19F946FE" w14:textId="77777777" w:rsidR="00683B5E" w:rsidRPr="00683B5E" w:rsidRDefault="00683B5E" w:rsidP="00683B5E">
      <w:pPr>
        <w:shd w:val="clear" w:color="auto" w:fill="FFFFFF"/>
        <w:spacing w:line="330" w:lineRule="atLeast"/>
        <w:jc w:val="center"/>
        <w:rPr>
          <w:rFonts w:ascii="Arial" w:eastAsia="Times New Roman" w:hAnsi="Arial" w:cs="Arial"/>
          <w:color w:val="333333"/>
          <w:sz w:val="21"/>
          <w:szCs w:val="21"/>
        </w:rPr>
      </w:pPr>
      <w:r>
        <w:rPr>
          <w:rFonts w:ascii="Arial" w:eastAsia="Times New Roman" w:hAnsi="Arial" w:cs="Arial"/>
          <w:noProof/>
          <w:color w:val="333333"/>
          <w:sz w:val="21"/>
          <w:szCs w:val="21"/>
        </w:rPr>
        <w:lastRenderedPageBreak/>
        <w:drawing>
          <wp:inline distT="0" distB="0" distL="0" distR="0" wp14:anchorId="685A404D" wp14:editId="6961B32B">
            <wp:extent cx="3810000" cy="3810000"/>
            <wp:effectExtent l="0" t="0" r="0" b="0"/>
            <wp:docPr id="41" name="Picture 41" descr="http://www.onlinechineseastrology.com/couples-compatibility/Images/couples-compatibility-offer-report/img-1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http://www.onlinechineseastrology.com/couples-compatibility/Images/couples-compatibility-offer-report/img-16.jpg"/>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3810000" cy="3810000"/>
                    </a:xfrm>
                    <a:prstGeom prst="rect">
                      <a:avLst/>
                    </a:prstGeom>
                    <a:noFill/>
                    <a:ln>
                      <a:noFill/>
                    </a:ln>
                  </pic:spPr>
                </pic:pic>
              </a:graphicData>
            </a:graphic>
          </wp:inline>
        </w:drawing>
      </w:r>
    </w:p>
    <w:p w14:paraId="0B253593" w14:textId="77777777" w:rsidR="00683B5E" w:rsidRPr="00683B5E" w:rsidRDefault="00683B5E" w:rsidP="00683B5E">
      <w:pPr>
        <w:shd w:val="clear" w:color="auto" w:fill="FFFFFF"/>
        <w:spacing w:before="100" w:beforeAutospacing="1" w:after="100" w:afterAutospacing="1" w:line="330" w:lineRule="atLeast"/>
        <w:jc w:val="both"/>
        <w:rPr>
          <w:rFonts w:ascii="Arial" w:hAnsi="Arial" w:cs="Arial"/>
          <w:color w:val="333333"/>
          <w:sz w:val="21"/>
          <w:szCs w:val="21"/>
        </w:rPr>
      </w:pPr>
      <w:r w:rsidRPr="00683B5E">
        <w:rPr>
          <w:rFonts w:ascii="Arial" w:hAnsi="Arial" w:cs="Arial"/>
          <w:color w:val="333333"/>
          <w:sz w:val="21"/>
          <w:szCs w:val="21"/>
        </w:rPr>
        <w:t xml:space="preserve">Adventurous, affectionate, charitable, colorful, courageous, dynamic, empathetic, exciting, humorous, optimistic, playful and </w:t>
      </w:r>
      <w:proofErr w:type="gramStart"/>
      <w:r w:rsidRPr="00683B5E">
        <w:rPr>
          <w:rFonts w:ascii="Arial" w:hAnsi="Arial" w:cs="Arial"/>
          <w:color w:val="333333"/>
          <w:sz w:val="21"/>
          <w:szCs w:val="21"/>
        </w:rPr>
        <w:t>resolute.The</w:t>
      </w:r>
      <w:proofErr w:type="gramEnd"/>
      <w:r w:rsidRPr="00683B5E">
        <w:rPr>
          <w:rFonts w:ascii="Arial" w:hAnsi="Arial" w:cs="Arial"/>
          <w:color w:val="333333"/>
          <w:sz w:val="21"/>
          <w:szCs w:val="21"/>
        </w:rPr>
        <w:t xml:space="preserve"> adventurous and courageous Tiger is a born leader. You are not afraid to blaze new trails, and, given your independent streak, you are more than willing to go it alone if necessary. Your firm determination also makes you a fierce competitor.</w:t>
      </w:r>
    </w:p>
    <w:p w14:paraId="2D84FDD4" w14:textId="77777777" w:rsidR="00683B5E" w:rsidRPr="00683B5E" w:rsidRDefault="00683B5E" w:rsidP="00683B5E">
      <w:pPr>
        <w:shd w:val="clear" w:color="auto" w:fill="FFFFFF"/>
        <w:spacing w:before="100" w:beforeAutospacing="1" w:after="100" w:afterAutospacing="1" w:line="330" w:lineRule="atLeast"/>
        <w:jc w:val="both"/>
        <w:rPr>
          <w:rFonts w:ascii="Arial" w:hAnsi="Arial" w:cs="Arial"/>
          <w:color w:val="333333"/>
          <w:sz w:val="21"/>
          <w:szCs w:val="21"/>
        </w:rPr>
      </w:pPr>
      <w:r w:rsidRPr="00683B5E">
        <w:rPr>
          <w:rFonts w:ascii="Arial" w:hAnsi="Arial" w:cs="Arial"/>
          <w:color w:val="333333"/>
          <w:sz w:val="21"/>
          <w:szCs w:val="21"/>
        </w:rPr>
        <w:t>Your passion also gives you the potential to be a star performer. Colorful and dynamic, you have a commanding presence before any group. Yes, we can count on you to command our attention and generate excitement.</w:t>
      </w:r>
    </w:p>
    <w:p w14:paraId="620A750C" w14:textId="77777777" w:rsidR="00683B5E" w:rsidRPr="00683B5E" w:rsidRDefault="00683B5E" w:rsidP="00683B5E">
      <w:pPr>
        <w:shd w:val="clear" w:color="auto" w:fill="FFFFFF"/>
        <w:spacing w:before="100" w:beforeAutospacing="1" w:after="100" w:afterAutospacing="1" w:line="330" w:lineRule="atLeast"/>
        <w:jc w:val="both"/>
        <w:rPr>
          <w:rFonts w:ascii="Arial" w:hAnsi="Arial" w:cs="Arial"/>
          <w:color w:val="333333"/>
          <w:sz w:val="21"/>
          <w:szCs w:val="21"/>
        </w:rPr>
      </w:pPr>
      <w:r w:rsidRPr="00683B5E">
        <w:rPr>
          <w:rFonts w:ascii="Arial" w:hAnsi="Arial" w:cs="Arial"/>
          <w:color w:val="333333"/>
          <w:sz w:val="21"/>
          <w:szCs w:val="21"/>
        </w:rPr>
        <w:t>Interestingly, you have another side, that of the playful kitten. It is characterized not only by youthful innocence and optimism but also a playful sense of humor. You enjoy telling jokes, which are all the more funny because people usually see your serious side and are caught off guard to see you out of character.</w:t>
      </w:r>
    </w:p>
    <w:p w14:paraId="46392EB1" w14:textId="77777777" w:rsidR="00683B5E" w:rsidRPr="00683B5E" w:rsidRDefault="00683B5E" w:rsidP="00683B5E">
      <w:pPr>
        <w:shd w:val="clear" w:color="auto" w:fill="FFFFFF"/>
        <w:spacing w:before="100" w:beforeAutospacing="1" w:after="100" w:afterAutospacing="1" w:line="330" w:lineRule="atLeast"/>
        <w:jc w:val="both"/>
        <w:rPr>
          <w:rFonts w:ascii="Arial" w:hAnsi="Arial" w:cs="Arial"/>
          <w:color w:val="333333"/>
          <w:sz w:val="21"/>
          <w:szCs w:val="21"/>
        </w:rPr>
      </w:pPr>
      <w:r w:rsidRPr="00683B5E">
        <w:rPr>
          <w:rFonts w:ascii="Arial" w:hAnsi="Arial" w:cs="Arial"/>
          <w:color w:val="333333"/>
          <w:sz w:val="21"/>
          <w:szCs w:val="21"/>
        </w:rPr>
        <w:t>Your kinder and gentler side also includes a genuine humanitarian streak. You are empathetic and keenly sense the emotions and feelings of others, to which you respond with compassion and a sincere desire to help when needed.</w:t>
      </w:r>
    </w:p>
    <w:p w14:paraId="1AC11445" w14:textId="77777777" w:rsidR="00683B5E" w:rsidRPr="00683B5E" w:rsidRDefault="00683B5E" w:rsidP="00683B5E">
      <w:pPr>
        <w:shd w:val="clear" w:color="auto" w:fill="FFFFFF"/>
        <w:spacing w:line="330" w:lineRule="atLeast"/>
        <w:jc w:val="both"/>
        <w:rPr>
          <w:rFonts w:ascii="Arial" w:eastAsia="Times New Roman" w:hAnsi="Arial" w:cs="Arial"/>
          <w:b/>
          <w:bCs/>
          <w:color w:val="EF316E"/>
          <w:sz w:val="36"/>
          <w:szCs w:val="36"/>
        </w:rPr>
      </w:pPr>
      <w:r w:rsidRPr="00683B5E">
        <w:rPr>
          <w:rFonts w:ascii="Arial" w:eastAsia="Times New Roman" w:hAnsi="Arial" w:cs="Arial"/>
          <w:b/>
          <w:bCs/>
          <w:color w:val="EF316E"/>
          <w:sz w:val="36"/>
          <w:szCs w:val="36"/>
        </w:rPr>
        <w:t>Negative Traits:</w:t>
      </w:r>
    </w:p>
    <w:p w14:paraId="7C3357FB" w14:textId="77777777" w:rsidR="00683B5E" w:rsidRPr="00683B5E" w:rsidRDefault="00683B5E" w:rsidP="00683B5E">
      <w:pPr>
        <w:shd w:val="clear" w:color="auto" w:fill="FFFFFF"/>
        <w:spacing w:line="330" w:lineRule="atLeast"/>
        <w:jc w:val="center"/>
        <w:rPr>
          <w:rFonts w:ascii="Arial" w:eastAsia="Times New Roman" w:hAnsi="Arial" w:cs="Arial"/>
          <w:color w:val="333333"/>
          <w:sz w:val="21"/>
          <w:szCs w:val="21"/>
        </w:rPr>
      </w:pPr>
      <w:r>
        <w:rPr>
          <w:rFonts w:ascii="Arial" w:eastAsia="Times New Roman" w:hAnsi="Arial" w:cs="Arial"/>
          <w:noProof/>
          <w:color w:val="333333"/>
          <w:sz w:val="21"/>
          <w:szCs w:val="21"/>
        </w:rPr>
        <w:lastRenderedPageBreak/>
        <w:drawing>
          <wp:inline distT="0" distB="0" distL="0" distR="0" wp14:anchorId="642379B8" wp14:editId="400186C6">
            <wp:extent cx="4445000" cy="3827145"/>
            <wp:effectExtent l="0" t="0" r="0" b="8255"/>
            <wp:docPr id="42" name="Picture 42" descr="http://www.onlinechineseastrology.com/couples-compatibility/Images/couples-compatibility-offer-report/img-1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http://www.onlinechineseastrology.com/couples-compatibility/Images/couples-compatibility-offer-report/img-17.jpg"/>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4445000" cy="3827145"/>
                    </a:xfrm>
                    <a:prstGeom prst="rect">
                      <a:avLst/>
                    </a:prstGeom>
                    <a:noFill/>
                    <a:ln>
                      <a:noFill/>
                    </a:ln>
                  </pic:spPr>
                </pic:pic>
              </a:graphicData>
            </a:graphic>
          </wp:inline>
        </w:drawing>
      </w:r>
    </w:p>
    <w:p w14:paraId="58C32BDF" w14:textId="77777777" w:rsidR="00683B5E" w:rsidRPr="00683B5E" w:rsidRDefault="00683B5E" w:rsidP="00683B5E">
      <w:pPr>
        <w:shd w:val="clear" w:color="auto" w:fill="FFFFFF"/>
        <w:spacing w:before="100" w:beforeAutospacing="1" w:after="100" w:afterAutospacing="1" w:line="330" w:lineRule="atLeast"/>
        <w:jc w:val="both"/>
        <w:rPr>
          <w:rFonts w:ascii="Arial" w:hAnsi="Arial" w:cs="Arial"/>
          <w:color w:val="333333"/>
          <w:sz w:val="21"/>
          <w:szCs w:val="21"/>
        </w:rPr>
      </w:pPr>
      <w:r w:rsidRPr="00683B5E">
        <w:rPr>
          <w:rFonts w:ascii="Arial" w:hAnsi="Arial" w:cs="Arial"/>
          <w:color w:val="333333"/>
          <w:sz w:val="21"/>
          <w:szCs w:val="21"/>
        </w:rPr>
        <w:t>Anxious, argumentative, authoritarian, critical, domineering, edgy, impatient, impulsive, narrow minded, rash, ruthless, self centered and temperamental.</w:t>
      </w:r>
    </w:p>
    <w:p w14:paraId="5276F53C" w14:textId="77777777" w:rsidR="00683B5E" w:rsidRPr="00683B5E" w:rsidRDefault="00683B5E" w:rsidP="00683B5E">
      <w:pPr>
        <w:shd w:val="clear" w:color="auto" w:fill="FFFFFF"/>
        <w:spacing w:before="100" w:beforeAutospacing="1" w:after="100" w:afterAutospacing="1" w:line="330" w:lineRule="atLeast"/>
        <w:jc w:val="both"/>
        <w:rPr>
          <w:rFonts w:ascii="Arial" w:hAnsi="Arial" w:cs="Arial"/>
          <w:color w:val="333333"/>
          <w:sz w:val="21"/>
          <w:szCs w:val="21"/>
        </w:rPr>
      </w:pPr>
      <w:r w:rsidRPr="00683B5E">
        <w:rPr>
          <w:rFonts w:ascii="Arial" w:hAnsi="Arial" w:cs="Arial"/>
          <w:color w:val="333333"/>
          <w:sz w:val="21"/>
          <w:szCs w:val="21"/>
        </w:rPr>
        <w:t>The downside of the Tiger's passion is that it can lead to emotional distress, especially when frustrated by people or events. You have a tendency to be anxious and edgy. This uneasiness of mind could come from brooding fear about some contingency or simply a feeling of being tense or on edge.</w:t>
      </w:r>
    </w:p>
    <w:p w14:paraId="38AAD5DD" w14:textId="77777777" w:rsidR="00683B5E" w:rsidRPr="00683B5E" w:rsidRDefault="00683B5E" w:rsidP="00683B5E">
      <w:pPr>
        <w:shd w:val="clear" w:color="auto" w:fill="FFFFFF"/>
        <w:spacing w:before="100" w:beforeAutospacing="1" w:after="100" w:afterAutospacing="1" w:line="330" w:lineRule="atLeast"/>
        <w:jc w:val="both"/>
        <w:rPr>
          <w:rFonts w:ascii="Arial" w:hAnsi="Arial" w:cs="Arial"/>
          <w:color w:val="333333"/>
          <w:sz w:val="21"/>
          <w:szCs w:val="21"/>
        </w:rPr>
      </w:pPr>
      <w:r w:rsidRPr="00683B5E">
        <w:rPr>
          <w:rFonts w:ascii="Arial" w:hAnsi="Arial" w:cs="Arial"/>
          <w:color w:val="333333"/>
          <w:sz w:val="21"/>
          <w:szCs w:val="21"/>
        </w:rPr>
        <w:t>Your high energy level fueled by passion often makes you impatient. You want to do things right away and can become deeply frustrated with unplanned delays. Your rashness sometimes manifests itself as impulsive behavior. There is a bit of the fools rush in mentality in you. In other words, you do not always think things through before you act.</w:t>
      </w:r>
    </w:p>
    <w:p w14:paraId="0CDB5BAD" w14:textId="77777777" w:rsidR="00683B5E" w:rsidRPr="00683B5E" w:rsidRDefault="00683B5E" w:rsidP="00683B5E">
      <w:pPr>
        <w:shd w:val="clear" w:color="auto" w:fill="FFFFFF"/>
        <w:spacing w:before="100" w:beforeAutospacing="1" w:after="100" w:afterAutospacing="1" w:line="330" w:lineRule="atLeast"/>
        <w:jc w:val="both"/>
        <w:rPr>
          <w:rFonts w:ascii="Arial" w:hAnsi="Arial" w:cs="Arial"/>
          <w:color w:val="333333"/>
          <w:sz w:val="21"/>
          <w:szCs w:val="21"/>
        </w:rPr>
      </w:pPr>
      <w:r w:rsidRPr="00683B5E">
        <w:rPr>
          <w:rFonts w:ascii="Arial" w:hAnsi="Arial" w:cs="Arial"/>
          <w:color w:val="333333"/>
          <w:sz w:val="21"/>
          <w:szCs w:val="21"/>
        </w:rPr>
        <w:t xml:space="preserve">You have a tendency to be </w:t>
      </w:r>
      <w:proofErr w:type="gramStart"/>
      <w:r w:rsidRPr="00683B5E">
        <w:rPr>
          <w:rFonts w:ascii="Arial" w:hAnsi="Arial" w:cs="Arial"/>
          <w:color w:val="333333"/>
          <w:sz w:val="21"/>
          <w:szCs w:val="21"/>
        </w:rPr>
        <w:t>self centered</w:t>
      </w:r>
      <w:proofErr w:type="gramEnd"/>
      <w:r w:rsidRPr="00683B5E">
        <w:rPr>
          <w:rFonts w:ascii="Arial" w:hAnsi="Arial" w:cs="Arial"/>
          <w:color w:val="333333"/>
          <w:sz w:val="21"/>
          <w:szCs w:val="21"/>
        </w:rPr>
        <w:t>; so, this hasty action occasionally fails to take into consideration its affect on others. Your focus on yourself can manifest itself in a form of narrow mindedness as contempt for the interests of others. You also can hurt others by being overly critical and argumentative when they do not perform up to the high standards you set for yourself. And, you almost demand that they do. Your sign is a strong one, and it is not surprising you have a tendency to be authoritarian and domineering. At your worst, you can even be ruthless. It is not wise to cross you deliberately.</w:t>
      </w:r>
    </w:p>
    <w:p w14:paraId="5658ADE6" w14:textId="77777777" w:rsidR="00683B5E" w:rsidRPr="00683B5E" w:rsidRDefault="00683B5E" w:rsidP="00683B5E">
      <w:pPr>
        <w:shd w:val="clear" w:color="auto" w:fill="FFFFFF"/>
        <w:spacing w:line="330" w:lineRule="atLeast"/>
        <w:rPr>
          <w:rFonts w:ascii="Arial" w:eastAsia="Times New Roman" w:hAnsi="Arial" w:cs="Arial"/>
          <w:color w:val="333333"/>
          <w:sz w:val="21"/>
          <w:szCs w:val="21"/>
        </w:rPr>
      </w:pPr>
      <w:r w:rsidRPr="00683B5E">
        <w:rPr>
          <w:rFonts w:ascii="Times New Roman" w:eastAsia="Times New Roman" w:hAnsi="Times New Roman" w:cs="Times New Roman"/>
          <w:b/>
          <w:bCs/>
          <w:color w:val="FFFFFF"/>
          <w:sz w:val="28"/>
          <w:szCs w:val="28"/>
        </w:rPr>
        <w:lastRenderedPageBreak/>
        <w:t>  Snake (Lorie ’s Month Sign)</w:t>
      </w:r>
    </w:p>
    <w:p w14:paraId="23143749" w14:textId="77777777" w:rsidR="00683B5E" w:rsidRPr="00683B5E" w:rsidRDefault="00683B5E" w:rsidP="00683B5E">
      <w:pPr>
        <w:shd w:val="clear" w:color="auto" w:fill="FFFFFF"/>
        <w:spacing w:line="330" w:lineRule="atLeast"/>
        <w:jc w:val="center"/>
        <w:rPr>
          <w:rFonts w:ascii="Arial" w:eastAsia="Times New Roman" w:hAnsi="Arial" w:cs="Arial"/>
          <w:color w:val="333333"/>
          <w:sz w:val="21"/>
          <w:szCs w:val="21"/>
        </w:rPr>
      </w:pPr>
      <w:r>
        <w:rPr>
          <w:rFonts w:ascii="Arial" w:eastAsia="Times New Roman" w:hAnsi="Arial" w:cs="Arial"/>
          <w:noProof/>
          <w:color w:val="333333"/>
          <w:sz w:val="21"/>
          <w:szCs w:val="21"/>
        </w:rPr>
        <w:drawing>
          <wp:inline distT="0" distB="0" distL="0" distR="0" wp14:anchorId="159C283C" wp14:editId="22C03228">
            <wp:extent cx="3369945" cy="3454400"/>
            <wp:effectExtent l="0" t="0" r="8255" b="0"/>
            <wp:docPr id="43" name="Picture 43" descr="http://www.onlinechineseastrology.com/couples-compatibility/images/couples-compatibility-offer-report/Snake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http://www.onlinechineseastrology.com/couples-compatibility/images/couples-compatibility-offer-report/Snake2.jpg"/>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3369945" cy="3454400"/>
                    </a:xfrm>
                    <a:prstGeom prst="rect">
                      <a:avLst/>
                    </a:prstGeom>
                    <a:noFill/>
                    <a:ln>
                      <a:noFill/>
                    </a:ln>
                  </pic:spPr>
                </pic:pic>
              </a:graphicData>
            </a:graphic>
          </wp:inline>
        </w:drawing>
      </w:r>
    </w:p>
    <w:p w14:paraId="5999A01E" w14:textId="77777777" w:rsidR="00683B5E" w:rsidRPr="00683B5E" w:rsidRDefault="00683B5E" w:rsidP="00683B5E">
      <w:pPr>
        <w:shd w:val="clear" w:color="auto" w:fill="FFFFFF"/>
        <w:spacing w:line="330" w:lineRule="atLeast"/>
        <w:jc w:val="center"/>
        <w:rPr>
          <w:rFonts w:ascii="Arial" w:eastAsia="Times New Roman" w:hAnsi="Arial" w:cs="Arial"/>
          <w:color w:val="333333"/>
          <w:sz w:val="21"/>
          <w:szCs w:val="21"/>
        </w:rPr>
      </w:pPr>
      <w:r w:rsidRPr="00683B5E">
        <w:rPr>
          <w:rFonts w:ascii="Arial" w:eastAsia="Times New Roman" w:hAnsi="Arial" w:cs="Arial"/>
          <w:i/>
          <w:iCs/>
          <w:color w:val="333333"/>
          <w:sz w:val="21"/>
          <w:szCs w:val="21"/>
        </w:rPr>
        <w:t>Snake (Lorie ’s Month Sign)</w:t>
      </w:r>
    </w:p>
    <w:p w14:paraId="75A08C5E" w14:textId="77777777" w:rsidR="00683B5E" w:rsidRPr="00683B5E" w:rsidRDefault="00683B5E" w:rsidP="00683B5E">
      <w:pPr>
        <w:shd w:val="clear" w:color="auto" w:fill="FFFFFF"/>
        <w:spacing w:before="100" w:beforeAutospacing="1" w:after="100" w:afterAutospacing="1" w:line="330" w:lineRule="atLeast"/>
        <w:jc w:val="both"/>
        <w:rPr>
          <w:rFonts w:ascii="Arial" w:hAnsi="Arial" w:cs="Arial"/>
          <w:color w:val="333333"/>
          <w:sz w:val="21"/>
          <w:szCs w:val="21"/>
        </w:rPr>
      </w:pPr>
      <w:r w:rsidRPr="00683B5E">
        <w:rPr>
          <w:rFonts w:ascii="Arial" w:hAnsi="Arial" w:cs="Arial"/>
          <w:color w:val="333333"/>
          <w:sz w:val="21"/>
          <w:szCs w:val="21"/>
        </w:rPr>
        <w:t>To understand how the Snake operates, it is important to know Snake is a Yin and a head sign.</w:t>
      </w:r>
    </w:p>
    <w:p w14:paraId="2B35DA73" w14:textId="77777777" w:rsidR="00683B5E" w:rsidRPr="00683B5E" w:rsidRDefault="00683B5E" w:rsidP="00683B5E">
      <w:pPr>
        <w:shd w:val="clear" w:color="auto" w:fill="FFFFFF"/>
        <w:spacing w:before="100" w:beforeAutospacing="1" w:after="100" w:afterAutospacing="1" w:line="330" w:lineRule="atLeast"/>
        <w:jc w:val="both"/>
        <w:rPr>
          <w:rFonts w:ascii="Arial" w:hAnsi="Arial" w:cs="Arial"/>
          <w:color w:val="333333"/>
          <w:sz w:val="21"/>
          <w:szCs w:val="21"/>
        </w:rPr>
      </w:pPr>
      <w:r w:rsidRPr="00683B5E">
        <w:rPr>
          <w:rFonts w:ascii="Arial" w:hAnsi="Arial" w:cs="Arial"/>
          <w:color w:val="333333"/>
          <w:sz w:val="21"/>
          <w:szCs w:val="21"/>
        </w:rPr>
        <w:t xml:space="preserve">Being a Yin sign person, you are best served by using an indirect or non-aggressive approach to life. You tend to be reactive rather than </w:t>
      </w:r>
      <w:proofErr w:type="gramStart"/>
      <w:r w:rsidRPr="00683B5E">
        <w:rPr>
          <w:rFonts w:ascii="Arial" w:hAnsi="Arial" w:cs="Arial"/>
          <w:color w:val="333333"/>
          <w:sz w:val="21"/>
          <w:szCs w:val="21"/>
        </w:rPr>
        <w:t>proactive.As</w:t>
      </w:r>
      <w:proofErr w:type="gramEnd"/>
      <w:r w:rsidRPr="00683B5E">
        <w:rPr>
          <w:rFonts w:ascii="Arial" w:hAnsi="Arial" w:cs="Arial"/>
          <w:color w:val="333333"/>
          <w:sz w:val="21"/>
          <w:szCs w:val="21"/>
        </w:rPr>
        <w:t xml:space="preserve"> a head sign person, you are most comfortable basing decisions on logic.</w:t>
      </w:r>
    </w:p>
    <w:p w14:paraId="4C0A419F" w14:textId="77777777" w:rsidR="00683B5E" w:rsidRPr="00683B5E" w:rsidRDefault="00683B5E" w:rsidP="00683B5E">
      <w:pPr>
        <w:shd w:val="clear" w:color="auto" w:fill="FFFFFF"/>
        <w:spacing w:line="330" w:lineRule="atLeast"/>
        <w:jc w:val="both"/>
        <w:rPr>
          <w:rFonts w:ascii="Arial" w:eastAsia="Times New Roman" w:hAnsi="Arial" w:cs="Arial"/>
          <w:b/>
          <w:bCs/>
          <w:color w:val="EF316E"/>
          <w:sz w:val="36"/>
          <w:szCs w:val="36"/>
        </w:rPr>
      </w:pPr>
      <w:r w:rsidRPr="00683B5E">
        <w:rPr>
          <w:rFonts w:ascii="Arial" w:eastAsia="Times New Roman" w:hAnsi="Arial" w:cs="Arial"/>
          <w:b/>
          <w:bCs/>
          <w:color w:val="EF316E"/>
          <w:sz w:val="36"/>
          <w:szCs w:val="36"/>
        </w:rPr>
        <w:t>Positive Traits:</w:t>
      </w:r>
    </w:p>
    <w:p w14:paraId="4084546B" w14:textId="77777777" w:rsidR="00683B5E" w:rsidRPr="00683B5E" w:rsidRDefault="00683B5E" w:rsidP="00683B5E">
      <w:pPr>
        <w:shd w:val="clear" w:color="auto" w:fill="FFFFFF"/>
        <w:spacing w:line="330" w:lineRule="atLeast"/>
        <w:jc w:val="center"/>
        <w:rPr>
          <w:rFonts w:ascii="Arial" w:eastAsia="Times New Roman" w:hAnsi="Arial" w:cs="Arial"/>
          <w:color w:val="333333"/>
          <w:sz w:val="21"/>
          <w:szCs w:val="21"/>
        </w:rPr>
      </w:pPr>
      <w:r>
        <w:rPr>
          <w:rFonts w:ascii="Arial" w:eastAsia="Times New Roman" w:hAnsi="Arial" w:cs="Arial"/>
          <w:noProof/>
          <w:color w:val="333333"/>
          <w:sz w:val="21"/>
          <w:szCs w:val="21"/>
        </w:rPr>
        <w:lastRenderedPageBreak/>
        <w:drawing>
          <wp:inline distT="0" distB="0" distL="0" distR="0" wp14:anchorId="4250F063" wp14:editId="3622E739">
            <wp:extent cx="3810000" cy="3810000"/>
            <wp:effectExtent l="0" t="0" r="0" b="0"/>
            <wp:docPr id="44" name="Picture 44" descr="http://www.onlinechineseastrology.com/couples-compatibility/Images/couples-compatibility-offer-report/img-1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descr="http://www.onlinechineseastrology.com/couples-compatibility/Images/couples-compatibility-offer-report/img-16.jpg"/>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3810000" cy="3810000"/>
                    </a:xfrm>
                    <a:prstGeom prst="rect">
                      <a:avLst/>
                    </a:prstGeom>
                    <a:noFill/>
                    <a:ln>
                      <a:noFill/>
                    </a:ln>
                  </pic:spPr>
                </pic:pic>
              </a:graphicData>
            </a:graphic>
          </wp:inline>
        </w:drawing>
      </w:r>
    </w:p>
    <w:p w14:paraId="2FA756AD" w14:textId="77777777" w:rsidR="00683B5E" w:rsidRPr="00683B5E" w:rsidRDefault="00683B5E" w:rsidP="00683B5E">
      <w:pPr>
        <w:shd w:val="clear" w:color="auto" w:fill="FFFFFF"/>
        <w:spacing w:before="100" w:beforeAutospacing="1" w:after="100" w:afterAutospacing="1" w:line="330" w:lineRule="atLeast"/>
        <w:jc w:val="both"/>
        <w:rPr>
          <w:rFonts w:ascii="Arial" w:hAnsi="Arial" w:cs="Arial"/>
          <w:color w:val="333333"/>
          <w:sz w:val="21"/>
          <w:szCs w:val="21"/>
        </w:rPr>
      </w:pPr>
      <w:proofErr w:type="gramStart"/>
      <w:r w:rsidRPr="00683B5E">
        <w:rPr>
          <w:rFonts w:ascii="Arial" w:hAnsi="Arial" w:cs="Arial"/>
          <w:color w:val="333333"/>
          <w:sz w:val="21"/>
          <w:szCs w:val="21"/>
        </w:rPr>
        <w:t>Alert, calm, charismatic, cultivated, curious, decisive, intuitive, refined, reflective, soft spoken, tenacious, and wise.</w:t>
      </w:r>
      <w:proofErr w:type="gramEnd"/>
    </w:p>
    <w:p w14:paraId="41B50177" w14:textId="77777777" w:rsidR="00683B5E" w:rsidRPr="00683B5E" w:rsidRDefault="00683B5E" w:rsidP="00683B5E">
      <w:pPr>
        <w:shd w:val="clear" w:color="auto" w:fill="FFFFFF"/>
        <w:spacing w:before="100" w:beforeAutospacing="1" w:after="100" w:afterAutospacing="1" w:line="330" w:lineRule="atLeast"/>
        <w:jc w:val="both"/>
        <w:rPr>
          <w:rFonts w:ascii="Arial" w:hAnsi="Arial" w:cs="Arial"/>
          <w:color w:val="333333"/>
          <w:sz w:val="21"/>
          <w:szCs w:val="21"/>
        </w:rPr>
      </w:pPr>
      <w:r w:rsidRPr="00683B5E">
        <w:rPr>
          <w:rFonts w:ascii="Arial" w:hAnsi="Arial" w:cs="Arial"/>
          <w:color w:val="333333"/>
          <w:sz w:val="21"/>
          <w:szCs w:val="21"/>
        </w:rPr>
        <w:t xml:space="preserve">The </w:t>
      </w:r>
      <w:proofErr w:type="gramStart"/>
      <w:r w:rsidRPr="00683B5E">
        <w:rPr>
          <w:rFonts w:ascii="Arial" w:hAnsi="Arial" w:cs="Arial"/>
          <w:color w:val="333333"/>
          <w:sz w:val="21"/>
          <w:szCs w:val="21"/>
        </w:rPr>
        <w:t>Snake</w:t>
      </w:r>
      <w:proofErr w:type="gramEnd"/>
      <w:r w:rsidRPr="00683B5E">
        <w:rPr>
          <w:rFonts w:ascii="Arial" w:hAnsi="Arial" w:cs="Arial"/>
          <w:color w:val="333333"/>
          <w:sz w:val="21"/>
          <w:szCs w:val="21"/>
        </w:rPr>
        <w:t xml:space="preserve">'s </w:t>
      </w:r>
      <w:proofErr w:type="gramStart"/>
      <w:r w:rsidRPr="00683B5E">
        <w:rPr>
          <w:rFonts w:ascii="Arial" w:hAnsi="Arial" w:cs="Arial"/>
          <w:color w:val="333333"/>
          <w:sz w:val="21"/>
          <w:szCs w:val="21"/>
        </w:rPr>
        <w:t>many interests</w:t>
      </w:r>
      <w:proofErr w:type="gramEnd"/>
      <w:r w:rsidRPr="00683B5E">
        <w:rPr>
          <w:rFonts w:ascii="Arial" w:hAnsi="Arial" w:cs="Arial"/>
          <w:color w:val="333333"/>
          <w:sz w:val="21"/>
          <w:szCs w:val="21"/>
        </w:rPr>
        <w:t xml:space="preserve"> and insatiable thirst for knowledge result in an increasingly complex persona. The Snake is a karmic sign, which means they will probably experience many high highs and low lows in their lives. With their wisdom and charisma, which has an almost magical quality, they probably command our respect more than any other sign. Like the Rat and Monkey, Snakes spend a lot of time in their heads, but they are not worriers. Rather, they pass their quiet time in reflection and contemplation. This, together with their love of learning, is what gives them such great depth. Of all the signs of the Chinese zodiac, the Snake is most closely associated with wisdom.</w:t>
      </w:r>
    </w:p>
    <w:p w14:paraId="58060B2B" w14:textId="77777777" w:rsidR="00683B5E" w:rsidRPr="00683B5E" w:rsidRDefault="00683B5E" w:rsidP="00683B5E">
      <w:pPr>
        <w:shd w:val="clear" w:color="auto" w:fill="FFFFFF"/>
        <w:spacing w:before="100" w:beforeAutospacing="1" w:after="100" w:afterAutospacing="1" w:line="330" w:lineRule="atLeast"/>
        <w:jc w:val="both"/>
        <w:rPr>
          <w:rFonts w:ascii="Arial" w:hAnsi="Arial" w:cs="Arial"/>
          <w:color w:val="333333"/>
          <w:sz w:val="21"/>
          <w:szCs w:val="21"/>
        </w:rPr>
      </w:pPr>
      <w:r w:rsidRPr="00683B5E">
        <w:rPr>
          <w:rFonts w:ascii="Arial" w:hAnsi="Arial" w:cs="Arial"/>
          <w:color w:val="333333"/>
          <w:sz w:val="21"/>
          <w:szCs w:val="21"/>
        </w:rPr>
        <w:t>Although the Snake is more than willing to share their knowledge, they have a penchant for secrecy when it comes to their personal lives. This adds an aura of mystery to their already commanding presence. And, what you see is not what you get.</w:t>
      </w:r>
    </w:p>
    <w:p w14:paraId="7AE761C2" w14:textId="77777777" w:rsidR="00683B5E" w:rsidRPr="00683B5E" w:rsidRDefault="00683B5E" w:rsidP="00683B5E">
      <w:pPr>
        <w:shd w:val="clear" w:color="auto" w:fill="FFFFFF"/>
        <w:spacing w:before="100" w:beforeAutospacing="1" w:after="100" w:afterAutospacing="1" w:line="330" w:lineRule="atLeast"/>
        <w:jc w:val="both"/>
        <w:rPr>
          <w:rFonts w:ascii="Arial" w:hAnsi="Arial" w:cs="Arial"/>
          <w:color w:val="333333"/>
          <w:sz w:val="21"/>
          <w:szCs w:val="21"/>
        </w:rPr>
      </w:pPr>
      <w:r w:rsidRPr="00683B5E">
        <w:rPr>
          <w:rFonts w:ascii="Arial" w:hAnsi="Arial" w:cs="Arial"/>
          <w:color w:val="333333"/>
          <w:sz w:val="21"/>
          <w:szCs w:val="21"/>
        </w:rPr>
        <w:t>In fact there is always more to learn about the Snake. Just when you think you know the Snake, you find out the Snake has developed a totally new interest. Not only that you discover they have quickly grasped the subject.</w:t>
      </w:r>
    </w:p>
    <w:p w14:paraId="199E5A52" w14:textId="77777777" w:rsidR="00683B5E" w:rsidRPr="00683B5E" w:rsidRDefault="00683B5E" w:rsidP="00683B5E">
      <w:pPr>
        <w:shd w:val="clear" w:color="auto" w:fill="FFFFFF"/>
        <w:spacing w:before="100" w:beforeAutospacing="1" w:after="100" w:afterAutospacing="1" w:line="330" w:lineRule="atLeast"/>
        <w:jc w:val="both"/>
        <w:rPr>
          <w:rFonts w:ascii="Arial" w:hAnsi="Arial" w:cs="Arial"/>
          <w:color w:val="333333"/>
          <w:sz w:val="21"/>
          <w:szCs w:val="21"/>
        </w:rPr>
      </w:pPr>
      <w:r w:rsidRPr="00683B5E">
        <w:rPr>
          <w:rFonts w:ascii="Arial" w:hAnsi="Arial" w:cs="Arial"/>
          <w:color w:val="333333"/>
          <w:sz w:val="21"/>
          <w:szCs w:val="21"/>
        </w:rPr>
        <w:lastRenderedPageBreak/>
        <w:t>It would not, however, be easy to heed that warning. More than any other sign, the Snake knows how to present itself in the most favorable light. They are never flamboyant or ostentatious. Most are fully aware of their karmic status and do not feel a need to impress anybody. But, when the spirit moves them, they will appear as the most dazzling personality on the scene.</w:t>
      </w:r>
    </w:p>
    <w:p w14:paraId="6AFBC597" w14:textId="77777777" w:rsidR="00683B5E" w:rsidRPr="00683B5E" w:rsidRDefault="00683B5E" w:rsidP="00683B5E">
      <w:pPr>
        <w:shd w:val="clear" w:color="auto" w:fill="FFFFFF"/>
        <w:spacing w:before="100" w:beforeAutospacing="1" w:after="100" w:afterAutospacing="1" w:line="330" w:lineRule="atLeast"/>
        <w:jc w:val="both"/>
        <w:rPr>
          <w:rFonts w:ascii="Arial" w:hAnsi="Arial" w:cs="Arial"/>
          <w:color w:val="333333"/>
          <w:sz w:val="21"/>
          <w:szCs w:val="21"/>
        </w:rPr>
      </w:pPr>
      <w:r w:rsidRPr="00683B5E">
        <w:rPr>
          <w:rFonts w:ascii="Arial" w:hAnsi="Arial" w:cs="Arial"/>
          <w:color w:val="333333"/>
          <w:sz w:val="21"/>
          <w:szCs w:val="21"/>
        </w:rPr>
        <w:t>Nevertheless, the Snake is basically a live and let live type person. If you treat the Snake right and earn their respect, they will return the favor and add immeasurably to the quality of your life.</w:t>
      </w:r>
    </w:p>
    <w:p w14:paraId="57D82ED6" w14:textId="77777777" w:rsidR="00683B5E" w:rsidRPr="00683B5E" w:rsidRDefault="00683B5E" w:rsidP="00683B5E">
      <w:pPr>
        <w:shd w:val="clear" w:color="auto" w:fill="FFFFFF"/>
        <w:spacing w:line="330" w:lineRule="atLeast"/>
        <w:jc w:val="both"/>
        <w:rPr>
          <w:rFonts w:ascii="Arial" w:eastAsia="Times New Roman" w:hAnsi="Arial" w:cs="Arial"/>
          <w:b/>
          <w:bCs/>
          <w:color w:val="EF316E"/>
          <w:sz w:val="36"/>
          <w:szCs w:val="36"/>
        </w:rPr>
      </w:pPr>
      <w:r w:rsidRPr="00683B5E">
        <w:rPr>
          <w:rFonts w:ascii="Arial" w:eastAsia="Times New Roman" w:hAnsi="Arial" w:cs="Arial"/>
          <w:b/>
          <w:bCs/>
          <w:color w:val="EF316E"/>
          <w:sz w:val="36"/>
          <w:szCs w:val="36"/>
        </w:rPr>
        <w:t>Negative Traits:</w:t>
      </w:r>
    </w:p>
    <w:p w14:paraId="1B89A0AF" w14:textId="77777777" w:rsidR="00683B5E" w:rsidRPr="00683B5E" w:rsidRDefault="00683B5E" w:rsidP="00683B5E">
      <w:pPr>
        <w:shd w:val="clear" w:color="auto" w:fill="FFFFFF"/>
        <w:spacing w:line="330" w:lineRule="atLeast"/>
        <w:jc w:val="center"/>
        <w:rPr>
          <w:rFonts w:ascii="Arial" w:eastAsia="Times New Roman" w:hAnsi="Arial" w:cs="Arial"/>
          <w:color w:val="333333"/>
          <w:sz w:val="21"/>
          <w:szCs w:val="21"/>
        </w:rPr>
      </w:pPr>
      <w:r>
        <w:rPr>
          <w:rFonts w:ascii="Arial" w:eastAsia="Times New Roman" w:hAnsi="Arial" w:cs="Arial"/>
          <w:noProof/>
          <w:color w:val="333333"/>
          <w:sz w:val="21"/>
          <w:szCs w:val="21"/>
        </w:rPr>
        <w:drawing>
          <wp:inline distT="0" distB="0" distL="0" distR="0" wp14:anchorId="740D46B4" wp14:editId="3C5E4ECB">
            <wp:extent cx="4445000" cy="3827145"/>
            <wp:effectExtent l="0" t="0" r="0" b="8255"/>
            <wp:docPr id="45" name="Picture 45" descr="http://www.onlinechineseastrology.com/couples-compatibility/Images/couples-compatibility-offer-report/img-1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http://www.onlinechineseastrology.com/couples-compatibility/Images/couples-compatibility-offer-report/img-17.jpg"/>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4445000" cy="3827145"/>
                    </a:xfrm>
                    <a:prstGeom prst="rect">
                      <a:avLst/>
                    </a:prstGeom>
                    <a:noFill/>
                    <a:ln>
                      <a:noFill/>
                    </a:ln>
                  </pic:spPr>
                </pic:pic>
              </a:graphicData>
            </a:graphic>
          </wp:inline>
        </w:drawing>
      </w:r>
    </w:p>
    <w:p w14:paraId="09E6245B" w14:textId="77777777" w:rsidR="00683B5E" w:rsidRPr="00683B5E" w:rsidRDefault="00683B5E" w:rsidP="00683B5E">
      <w:pPr>
        <w:shd w:val="clear" w:color="auto" w:fill="FFFFFF"/>
        <w:spacing w:before="100" w:beforeAutospacing="1" w:after="100" w:afterAutospacing="1" w:line="330" w:lineRule="atLeast"/>
        <w:jc w:val="both"/>
        <w:rPr>
          <w:rFonts w:ascii="Arial" w:hAnsi="Arial" w:cs="Arial"/>
          <w:color w:val="333333"/>
          <w:sz w:val="21"/>
          <w:szCs w:val="21"/>
        </w:rPr>
      </w:pPr>
      <w:r w:rsidRPr="00683B5E">
        <w:rPr>
          <w:rFonts w:ascii="Arial" w:hAnsi="Arial" w:cs="Arial"/>
          <w:color w:val="333333"/>
          <w:sz w:val="21"/>
          <w:szCs w:val="21"/>
        </w:rPr>
        <w:t xml:space="preserve">Demanding, extravagant, fickle, high strung, impatient, indulgent, jealous, lazy, possessive, stingy, suspicious, </w:t>
      </w:r>
      <w:proofErr w:type="gramStart"/>
      <w:r w:rsidRPr="00683B5E">
        <w:rPr>
          <w:rFonts w:ascii="Arial" w:hAnsi="Arial" w:cs="Arial"/>
          <w:color w:val="333333"/>
          <w:sz w:val="21"/>
          <w:szCs w:val="21"/>
        </w:rPr>
        <w:t>vengeful</w:t>
      </w:r>
      <w:proofErr w:type="gramEnd"/>
      <w:r w:rsidRPr="00683B5E">
        <w:rPr>
          <w:rFonts w:ascii="Arial" w:hAnsi="Arial" w:cs="Arial"/>
          <w:color w:val="333333"/>
          <w:sz w:val="21"/>
          <w:szCs w:val="21"/>
        </w:rPr>
        <w:t>.</w:t>
      </w:r>
    </w:p>
    <w:p w14:paraId="5D0D752C" w14:textId="77777777" w:rsidR="00683B5E" w:rsidRPr="00683B5E" w:rsidRDefault="00683B5E" w:rsidP="00683B5E">
      <w:pPr>
        <w:shd w:val="clear" w:color="auto" w:fill="FFFFFF"/>
        <w:spacing w:before="100" w:beforeAutospacing="1" w:after="100" w:afterAutospacing="1" w:line="330" w:lineRule="atLeast"/>
        <w:jc w:val="both"/>
        <w:rPr>
          <w:rFonts w:ascii="Arial" w:hAnsi="Arial" w:cs="Arial"/>
          <w:color w:val="333333"/>
          <w:sz w:val="21"/>
          <w:szCs w:val="21"/>
        </w:rPr>
      </w:pPr>
      <w:r w:rsidRPr="00683B5E">
        <w:rPr>
          <w:rFonts w:ascii="Arial" w:hAnsi="Arial" w:cs="Arial"/>
          <w:color w:val="333333"/>
          <w:sz w:val="21"/>
          <w:szCs w:val="21"/>
        </w:rPr>
        <w:t>More than any other sign, the Snake believes in revenge. They do not get mad, but they do get even. Crossing a Snake is a very dangerous move. Though the Snake may not demonstrate any anger upon learning what you have done, that does not mean it has been forgotten or forgiven.</w:t>
      </w:r>
    </w:p>
    <w:p w14:paraId="68550913" w14:textId="77777777" w:rsidR="00683B5E" w:rsidRPr="00683B5E" w:rsidRDefault="00683B5E" w:rsidP="00683B5E">
      <w:pPr>
        <w:shd w:val="clear" w:color="auto" w:fill="FFFFFF"/>
        <w:spacing w:before="100" w:beforeAutospacing="1" w:after="100" w:afterAutospacing="1" w:line="330" w:lineRule="atLeast"/>
        <w:jc w:val="both"/>
        <w:rPr>
          <w:rFonts w:ascii="Arial" w:hAnsi="Arial" w:cs="Arial"/>
          <w:color w:val="333333"/>
          <w:sz w:val="21"/>
          <w:szCs w:val="21"/>
        </w:rPr>
      </w:pPr>
      <w:r w:rsidRPr="00683B5E">
        <w:rPr>
          <w:rFonts w:ascii="Arial" w:hAnsi="Arial" w:cs="Arial"/>
          <w:color w:val="333333"/>
          <w:sz w:val="21"/>
          <w:szCs w:val="21"/>
        </w:rPr>
        <w:lastRenderedPageBreak/>
        <w:t>Do not be surprised if the Snake takes what appears to be a personal interest in you. They are happy to learn about your experiences and to have you share their knowledge with them. In turn, you will be totally captivated by their magnificence and hang on their every word. Beware! The Snake's appetite is insatiable. They will tire of you and turn to other interests long before you are ready to end the relationship.</w:t>
      </w:r>
    </w:p>
    <w:p w14:paraId="214A13EB" w14:textId="77777777" w:rsidR="00683B5E" w:rsidRPr="00683B5E" w:rsidRDefault="00683B5E" w:rsidP="00683B5E">
      <w:pPr>
        <w:shd w:val="clear" w:color="auto" w:fill="FFFFFF"/>
        <w:spacing w:before="100" w:beforeAutospacing="1" w:after="100" w:afterAutospacing="1" w:line="330" w:lineRule="atLeast"/>
        <w:jc w:val="both"/>
        <w:rPr>
          <w:rFonts w:ascii="Arial" w:hAnsi="Arial" w:cs="Arial"/>
          <w:color w:val="333333"/>
          <w:sz w:val="21"/>
          <w:szCs w:val="21"/>
        </w:rPr>
      </w:pPr>
      <w:r w:rsidRPr="00683B5E">
        <w:rPr>
          <w:rFonts w:ascii="Arial" w:hAnsi="Arial" w:cs="Arial"/>
          <w:color w:val="333333"/>
          <w:sz w:val="21"/>
          <w:szCs w:val="21"/>
        </w:rPr>
        <w:t>The Snake is basically a private person; so, it is not likely you are going to be continually running into them at social functions. In fact, more often than not they enjoy their own company more than that of other people. They easily lose themselves in their thoughts and derive great pleasure from so doing.</w:t>
      </w:r>
    </w:p>
    <w:p w14:paraId="31EAD512" w14:textId="77777777" w:rsidR="00683B5E" w:rsidRPr="00683B5E" w:rsidRDefault="00683B5E" w:rsidP="00683B5E">
      <w:pPr>
        <w:shd w:val="clear" w:color="auto" w:fill="FFFFFF"/>
        <w:spacing w:line="330" w:lineRule="atLeast"/>
        <w:rPr>
          <w:rFonts w:ascii="Arial" w:eastAsia="Times New Roman" w:hAnsi="Arial" w:cs="Arial"/>
          <w:color w:val="333333"/>
          <w:sz w:val="21"/>
          <w:szCs w:val="21"/>
        </w:rPr>
      </w:pPr>
      <w:r w:rsidRPr="00683B5E">
        <w:rPr>
          <w:rFonts w:ascii="Times New Roman" w:eastAsia="Times New Roman" w:hAnsi="Times New Roman" w:cs="Times New Roman"/>
          <w:b/>
          <w:bCs/>
          <w:color w:val="FFFFFF"/>
          <w:sz w:val="28"/>
          <w:szCs w:val="28"/>
        </w:rPr>
        <w:t>  Snake (Lorie ’s Day Sign)</w:t>
      </w:r>
    </w:p>
    <w:p w14:paraId="18FCDDF2" w14:textId="77777777" w:rsidR="00683B5E" w:rsidRPr="00683B5E" w:rsidRDefault="00683B5E" w:rsidP="00683B5E">
      <w:pPr>
        <w:shd w:val="clear" w:color="auto" w:fill="FFFFFF"/>
        <w:spacing w:line="330" w:lineRule="atLeast"/>
        <w:jc w:val="center"/>
        <w:rPr>
          <w:rFonts w:ascii="Arial" w:eastAsia="Times New Roman" w:hAnsi="Arial" w:cs="Arial"/>
          <w:color w:val="333333"/>
          <w:sz w:val="21"/>
          <w:szCs w:val="21"/>
        </w:rPr>
      </w:pPr>
      <w:r>
        <w:rPr>
          <w:rFonts w:ascii="Arial" w:eastAsia="Times New Roman" w:hAnsi="Arial" w:cs="Arial"/>
          <w:noProof/>
          <w:color w:val="333333"/>
          <w:sz w:val="21"/>
          <w:szCs w:val="21"/>
        </w:rPr>
        <w:drawing>
          <wp:inline distT="0" distB="0" distL="0" distR="0" wp14:anchorId="09018EB3" wp14:editId="1BCC3169">
            <wp:extent cx="3369945" cy="3454400"/>
            <wp:effectExtent l="0" t="0" r="8255" b="0"/>
            <wp:docPr id="46" name="Picture 46" descr="http://www.onlinechineseastrology.com/couples-compatibility/images/couples-compatibility-offer-report/Snake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http://www.onlinechineseastrology.com/couples-compatibility/images/couples-compatibility-offer-report/Snake2.jpg"/>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3369945" cy="3454400"/>
                    </a:xfrm>
                    <a:prstGeom prst="rect">
                      <a:avLst/>
                    </a:prstGeom>
                    <a:noFill/>
                    <a:ln>
                      <a:noFill/>
                    </a:ln>
                  </pic:spPr>
                </pic:pic>
              </a:graphicData>
            </a:graphic>
          </wp:inline>
        </w:drawing>
      </w:r>
    </w:p>
    <w:p w14:paraId="37DB4E8D" w14:textId="77777777" w:rsidR="00683B5E" w:rsidRPr="00683B5E" w:rsidRDefault="00683B5E" w:rsidP="00683B5E">
      <w:pPr>
        <w:shd w:val="clear" w:color="auto" w:fill="FFFFFF"/>
        <w:spacing w:line="330" w:lineRule="atLeast"/>
        <w:jc w:val="center"/>
        <w:rPr>
          <w:rFonts w:ascii="Arial" w:eastAsia="Times New Roman" w:hAnsi="Arial" w:cs="Arial"/>
          <w:color w:val="333333"/>
          <w:sz w:val="21"/>
          <w:szCs w:val="21"/>
        </w:rPr>
      </w:pPr>
      <w:r w:rsidRPr="00683B5E">
        <w:rPr>
          <w:rFonts w:ascii="Arial" w:eastAsia="Times New Roman" w:hAnsi="Arial" w:cs="Arial"/>
          <w:i/>
          <w:iCs/>
          <w:color w:val="333333"/>
          <w:sz w:val="21"/>
          <w:szCs w:val="21"/>
        </w:rPr>
        <w:t>Snake (Lorie ’s Day Sign)</w:t>
      </w:r>
    </w:p>
    <w:p w14:paraId="7361558E" w14:textId="77777777" w:rsidR="00683B5E" w:rsidRPr="00683B5E" w:rsidRDefault="00683B5E" w:rsidP="00683B5E">
      <w:pPr>
        <w:shd w:val="clear" w:color="auto" w:fill="FFFFFF"/>
        <w:spacing w:before="100" w:beforeAutospacing="1" w:after="100" w:afterAutospacing="1" w:line="330" w:lineRule="atLeast"/>
        <w:jc w:val="both"/>
        <w:rPr>
          <w:rFonts w:ascii="Arial" w:hAnsi="Arial" w:cs="Arial"/>
          <w:color w:val="333333"/>
          <w:sz w:val="21"/>
          <w:szCs w:val="21"/>
        </w:rPr>
      </w:pPr>
      <w:r w:rsidRPr="00683B5E">
        <w:rPr>
          <w:rFonts w:ascii="Arial" w:hAnsi="Arial" w:cs="Arial"/>
          <w:color w:val="333333"/>
          <w:sz w:val="21"/>
          <w:szCs w:val="21"/>
        </w:rPr>
        <w:t>To understand how the Snake operates, it is important to know Snake is a Yin and a head sign.</w:t>
      </w:r>
    </w:p>
    <w:p w14:paraId="781C1CB9" w14:textId="77777777" w:rsidR="00683B5E" w:rsidRPr="00683B5E" w:rsidRDefault="00683B5E" w:rsidP="00683B5E">
      <w:pPr>
        <w:shd w:val="clear" w:color="auto" w:fill="FFFFFF"/>
        <w:spacing w:before="100" w:beforeAutospacing="1" w:after="100" w:afterAutospacing="1" w:line="330" w:lineRule="atLeast"/>
        <w:jc w:val="both"/>
        <w:rPr>
          <w:rFonts w:ascii="Arial" w:hAnsi="Arial" w:cs="Arial"/>
          <w:color w:val="333333"/>
          <w:sz w:val="21"/>
          <w:szCs w:val="21"/>
        </w:rPr>
      </w:pPr>
      <w:r w:rsidRPr="00683B5E">
        <w:rPr>
          <w:rFonts w:ascii="Arial" w:hAnsi="Arial" w:cs="Arial"/>
          <w:color w:val="333333"/>
          <w:sz w:val="21"/>
          <w:szCs w:val="21"/>
        </w:rPr>
        <w:t xml:space="preserve">Being a Yin sign person, you are best served by using an indirect or non-aggressive approach to life. You tend to be reactive rather than </w:t>
      </w:r>
      <w:proofErr w:type="gramStart"/>
      <w:r w:rsidRPr="00683B5E">
        <w:rPr>
          <w:rFonts w:ascii="Arial" w:hAnsi="Arial" w:cs="Arial"/>
          <w:color w:val="333333"/>
          <w:sz w:val="21"/>
          <w:szCs w:val="21"/>
        </w:rPr>
        <w:t>proactive.As</w:t>
      </w:r>
      <w:proofErr w:type="gramEnd"/>
      <w:r w:rsidRPr="00683B5E">
        <w:rPr>
          <w:rFonts w:ascii="Arial" w:hAnsi="Arial" w:cs="Arial"/>
          <w:color w:val="333333"/>
          <w:sz w:val="21"/>
          <w:szCs w:val="21"/>
        </w:rPr>
        <w:t xml:space="preserve"> a head sign person, you are most comfortable basing decisions on logic.</w:t>
      </w:r>
    </w:p>
    <w:p w14:paraId="6986D406" w14:textId="77777777" w:rsidR="00683B5E" w:rsidRPr="00683B5E" w:rsidRDefault="00683B5E" w:rsidP="00683B5E">
      <w:pPr>
        <w:shd w:val="clear" w:color="auto" w:fill="FFFFFF"/>
        <w:spacing w:line="330" w:lineRule="atLeast"/>
        <w:jc w:val="both"/>
        <w:rPr>
          <w:rFonts w:ascii="Arial" w:eastAsia="Times New Roman" w:hAnsi="Arial" w:cs="Arial"/>
          <w:b/>
          <w:bCs/>
          <w:color w:val="EF316E"/>
          <w:sz w:val="36"/>
          <w:szCs w:val="36"/>
        </w:rPr>
      </w:pPr>
      <w:r w:rsidRPr="00683B5E">
        <w:rPr>
          <w:rFonts w:ascii="Arial" w:eastAsia="Times New Roman" w:hAnsi="Arial" w:cs="Arial"/>
          <w:b/>
          <w:bCs/>
          <w:color w:val="EF316E"/>
          <w:sz w:val="36"/>
          <w:szCs w:val="36"/>
        </w:rPr>
        <w:t>Positive Traits:</w:t>
      </w:r>
    </w:p>
    <w:p w14:paraId="7480DCE4" w14:textId="77777777" w:rsidR="00683B5E" w:rsidRPr="00683B5E" w:rsidRDefault="00683B5E" w:rsidP="00683B5E">
      <w:pPr>
        <w:shd w:val="clear" w:color="auto" w:fill="FFFFFF"/>
        <w:spacing w:line="330" w:lineRule="atLeast"/>
        <w:jc w:val="center"/>
        <w:rPr>
          <w:rFonts w:ascii="Arial" w:eastAsia="Times New Roman" w:hAnsi="Arial" w:cs="Arial"/>
          <w:color w:val="333333"/>
          <w:sz w:val="21"/>
          <w:szCs w:val="21"/>
        </w:rPr>
      </w:pPr>
      <w:r>
        <w:rPr>
          <w:rFonts w:ascii="Arial" w:eastAsia="Times New Roman" w:hAnsi="Arial" w:cs="Arial"/>
          <w:noProof/>
          <w:color w:val="333333"/>
          <w:sz w:val="21"/>
          <w:szCs w:val="21"/>
        </w:rPr>
        <w:lastRenderedPageBreak/>
        <w:drawing>
          <wp:inline distT="0" distB="0" distL="0" distR="0" wp14:anchorId="03904E75" wp14:editId="521E92A7">
            <wp:extent cx="3810000" cy="3810000"/>
            <wp:effectExtent l="0" t="0" r="0" b="0"/>
            <wp:docPr id="47" name="Picture 47" descr="http://www.onlinechineseastrology.com/couples-compatibility/Images/couples-compatibility-offer-report/img-1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descr="http://www.onlinechineseastrology.com/couples-compatibility/Images/couples-compatibility-offer-report/img-16.jpg"/>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3810000" cy="3810000"/>
                    </a:xfrm>
                    <a:prstGeom prst="rect">
                      <a:avLst/>
                    </a:prstGeom>
                    <a:noFill/>
                    <a:ln>
                      <a:noFill/>
                    </a:ln>
                  </pic:spPr>
                </pic:pic>
              </a:graphicData>
            </a:graphic>
          </wp:inline>
        </w:drawing>
      </w:r>
    </w:p>
    <w:p w14:paraId="0EA71A8E" w14:textId="77777777" w:rsidR="00683B5E" w:rsidRPr="00683B5E" w:rsidRDefault="00683B5E" w:rsidP="00683B5E">
      <w:pPr>
        <w:shd w:val="clear" w:color="auto" w:fill="FFFFFF"/>
        <w:spacing w:before="100" w:beforeAutospacing="1" w:after="100" w:afterAutospacing="1" w:line="330" w:lineRule="atLeast"/>
        <w:jc w:val="both"/>
        <w:rPr>
          <w:rFonts w:ascii="Arial" w:hAnsi="Arial" w:cs="Arial"/>
          <w:color w:val="333333"/>
          <w:sz w:val="21"/>
          <w:szCs w:val="21"/>
        </w:rPr>
      </w:pPr>
      <w:proofErr w:type="gramStart"/>
      <w:r w:rsidRPr="00683B5E">
        <w:rPr>
          <w:rFonts w:ascii="Arial" w:hAnsi="Arial" w:cs="Arial"/>
          <w:color w:val="333333"/>
          <w:sz w:val="21"/>
          <w:szCs w:val="21"/>
        </w:rPr>
        <w:t>Alert, calm, charismatic, cultivated, curious, decisive, intuitive, refined, reflective, soft spoken, tenacious, and wise.</w:t>
      </w:r>
      <w:proofErr w:type="gramEnd"/>
    </w:p>
    <w:p w14:paraId="3BB279A6" w14:textId="77777777" w:rsidR="00683B5E" w:rsidRPr="00683B5E" w:rsidRDefault="00683B5E" w:rsidP="00683B5E">
      <w:pPr>
        <w:shd w:val="clear" w:color="auto" w:fill="FFFFFF"/>
        <w:spacing w:before="100" w:beforeAutospacing="1" w:after="100" w:afterAutospacing="1" w:line="330" w:lineRule="atLeast"/>
        <w:jc w:val="both"/>
        <w:rPr>
          <w:rFonts w:ascii="Arial" w:hAnsi="Arial" w:cs="Arial"/>
          <w:color w:val="333333"/>
          <w:sz w:val="21"/>
          <w:szCs w:val="21"/>
        </w:rPr>
      </w:pPr>
      <w:r w:rsidRPr="00683B5E">
        <w:rPr>
          <w:rFonts w:ascii="Arial" w:hAnsi="Arial" w:cs="Arial"/>
          <w:color w:val="333333"/>
          <w:sz w:val="21"/>
          <w:szCs w:val="21"/>
        </w:rPr>
        <w:t xml:space="preserve">The </w:t>
      </w:r>
      <w:proofErr w:type="gramStart"/>
      <w:r w:rsidRPr="00683B5E">
        <w:rPr>
          <w:rFonts w:ascii="Arial" w:hAnsi="Arial" w:cs="Arial"/>
          <w:color w:val="333333"/>
          <w:sz w:val="21"/>
          <w:szCs w:val="21"/>
        </w:rPr>
        <w:t>Snake</w:t>
      </w:r>
      <w:proofErr w:type="gramEnd"/>
      <w:r w:rsidRPr="00683B5E">
        <w:rPr>
          <w:rFonts w:ascii="Arial" w:hAnsi="Arial" w:cs="Arial"/>
          <w:color w:val="333333"/>
          <w:sz w:val="21"/>
          <w:szCs w:val="21"/>
        </w:rPr>
        <w:t xml:space="preserve">'s </w:t>
      </w:r>
      <w:proofErr w:type="gramStart"/>
      <w:r w:rsidRPr="00683B5E">
        <w:rPr>
          <w:rFonts w:ascii="Arial" w:hAnsi="Arial" w:cs="Arial"/>
          <w:color w:val="333333"/>
          <w:sz w:val="21"/>
          <w:szCs w:val="21"/>
        </w:rPr>
        <w:t>many interests</w:t>
      </w:r>
      <w:proofErr w:type="gramEnd"/>
      <w:r w:rsidRPr="00683B5E">
        <w:rPr>
          <w:rFonts w:ascii="Arial" w:hAnsi="Arial" w:cs="Arial"/>
          <w:color w:val="333333"/>
          <w:sz w:val="21"/>
          <w:szCs w:val="21"/>
        </w:rPr>
        <w:t xml:space="preserve"> and insatiable thirst for knowledge result in an increasingly complex persona. The Snake is a karmic sign, which means they will probably experience many high highs and low lows in their lives. With their wisdom and charisma, which has an almost magical quality, they probably command our respect more than any other sign. Like the Rat and Monkey, Snakes spend a lot of time in their heads, but they are not worriers. Rather, they pass their quiet time in reflection and contemplation. This, together with their love of learning, is what gives them such great depth. Of all the signs of the Chinese zodiac, the Snake is most closely associated with wisdom.</w:t>
      </w:r>
    </w:p>
    <w:p w14:paraId="48F1BAC2" w14:textId="77777777" w:rsidR="00683B5E" w:rsidRPr="00683B5E" w:rsidRDefault="00683B5E" w:rsidP="00683B5E">
      <w:pPr>
        <w:shd w:val="clear" w:color="auto" w:fill="FFFFFF"/>
        <w:spacing w:before="100" w:beforeAutospacing="1" w:after="100" w:afterAutospacing="1" w:line="330" w:lineRule="atLeast"/>
        <w:jc w:val="both"/>
        <w:rPr>
          <w:rFonts w:ascii="Arial" w:hAnsi="Arial" w:cs="Arial"/>
          <w:color w:val="333333"/>
          <w:sz w:val="21"/>
          <w:szCs w:val="21"/>
        </w:rPr>
      </w:pPr>
      <w:r w:rsidRPr="00683B5E">
        <w:rPr>
          <w:rFonts w:ascii="Arial" w:hAnsi="Arial" w:cs="Arial"/>
          <w:color w:val="333333"/>
          <w:sz w:val="21"/>
          <w:szCs w:val="21"/>
        </w:rPr>
        <w:t>Although the Snake is more than willing to share their knowledge, they have a penchant for secrecy when it comes to their personal lives. This adds an aura of mystery to their already commanding presence. And, what you see is not what you get.</w:t>
      </w:r>
    </w:p>
    <w:p w14:paraId="7C967C10" w14:textId="77777777" w:rsidR="00683B5E" w:rsidRPr="00683B5E" w:rsidRDefault="00683B5E" w:rsidP="00683B5E">
      <w:pPr>
        <w:shd w:val="clear" w:color="auto" w:fill="FFFFFF"/>
        <w:spacing w:before="100" w:beforeAutospacing="1" w:after="100" w:afterAutospacing="1" w:line="330" w:lineRule="atLeast"/>
        <w:jc w:val="both"/>
        <w:rPr>
          <w:rFonts w:ascii="Arial" w:hAnsi="Arial" w:cs="Arial"/>
          <w:color w:val="333333"/>
          <w:sz w:val="21"/>
          <w:szCs w:val="21"/>
        </w:rPr>
      </w:pPr>
      <w:r w:rsidRPr="00683B5E">
        <w:rPr>
          <w:rFonts w:ascii="Arial" w:hAnsi="Arial" w:cs="Arial"/>
          <w:color w:val="333333"/>
          <w:sz w:val="21"/>
          <w:szCs w:val="21"/>
        </w:rPr>
        <w:t>In fact there is always more to learn about the Snake. Just when you think you know the Snake, you find out the Snake has developed a totally new interest. Not only that you discover they have quickly grasped the subject.</w:t>
      </w:r>
    </w:p>
    <w:p w14:paraId="34227EFA" w14:textId="77777777" w:rsidR="00683B5E" w:rsidRPr="00683B5E" w:rsidRDefault="00683B5E" w:rsidP="00683B5E">
      <w:pPr>
        <w:shd w:val="clear" w:color="auto" w:fill="FFFFFF"/>
        <w:spacing w:before="100" w:beforeAutospacing="1" w:after="100" w:afterAutospacing="1" w:line="330" w:lineRule="atLeast"/>
        <w:jc w:val="both"/>
        <w:rPr>
          <w:rFonts w:ascii="Arial" w:hAnsi="Arial" w:cs="Arial"/>
          <w:color w:val="333333"/>
          <w:sz w:val="21"/>
          <w:szCs w:val="21"/>
        </w:rPr>
      </w:pPr>
      <w:r w:rsidRPr="00683B5E">
        <w:rPr>
          <w:rFonts w:ascii="Arial" w:hAnsi="Arial" w:cs="Arial"/>
          <w:color w:val="333333"/>
          <w:sz w:val="21"/>
          <w:szCs w:val="21"/>
        </w:rPr>
        <w:lastRenderedPageBreak/>
        <w:t>It would not, however, be easy to heed that warning. More than any other sign, the Snake knows how to present itself in the most favorable light. They are never flamboyant or ostentatious. Most are fully aware of their karmic status and do not feel a need to impress anybody. But, when the spirit moves them, they will appear as the most dazzling personality on the scene.</w:t>
      </w:r>
    </w:p>
    <w:p w14:paraId="2A6E1EC1" w14:textId="77777777" w:rsidR="00683B5E" w:rsidRPr="00683B5E" w:rsidRDefault="00683B5E" w:rsidP="00683B5E">
      <w:pPr>
        <w:shd w:val="clear" w:color="auto" w:fill="FFFFFF"/>
        <w:spacing w:before="100" w:beforeAutospacing="1" w:after="100" w:afterAutospacing="1" w:line="330" w:lineRule="atLeast"/>
        <w:jc w:val="both"/>
        <w:rPr>
          <w:rFonts w:ascii="Arial" w:hAnsi="Arial" w:cs="Arial"/>
          <w:color w:val="333333"/>
          <w:sz w:val="21"/>
          <w:szCs w:val="21"/>
        </w:rPr>
      </w:pPr>
      <w:r w:rsidRPr="00683B5E">
        <w:rPr>
          <w:rFonts w:ascii="Arial" w:hAnsi="Arial" w:cs="Arial"/>
          <w:color w:val="333333"/>
          <w:sz w:val="21"/>
          <w:szCs w:val="21"/>
        </w:rPr>
        <w:t>Nevertheless, the Snake is basically a live and let live type person. If you treat the Snake right and earn their respect, they will return the favor and add immeasurably to the quality of your life.</w:t>
      </w:r>
    </w:p>
    <w:p w14:paraId="5D9E9519" w14:textId="77777777" w:rsidR="00683B5E" w:rsidRPr="00683B5E" w:rsidRDefault="00683B5E" w:rsidP="00683B5E">
      <w:pPr>
        <w:shd w:val="clear" w:color="auto" w:fill="FFFFFF"/>
        <w:spacing w:line="330" w:lineRule="atLeast"/>
        <w:jc w:val="both"/>
        <w:rPr>
          <w:rFonts w:ascii="Arial" w:eastAsia="Times New Roman" w:hAnsi="Arial" w:cs="Arial"/>
          <w:b/>
          <w:bCs/>
          <w:color w:val="EF316E"/>
          <w:sz w:val="36"/>
          <w:szCs w:val="36"/>
        </w:rPr>
      </w:pPr>
      <w:r w:rsidRPr="00683B5E">
        <w:rPr>
          <w:rFonts w:ascii="Arial" w:eastAsia="Times New Roman" w:hAnsi="Arial" w:cs="Arial"/>
          <w:b/>
          <w:bCs/>
          <w:color w:val="EF316E"/>
          <w:sz w:val="36"/>
          <w:szCs w:val="36"/>
        </w:rPr>
        <w:t>Negative Traits:</w:t>
      </w:r>
    </w:p>
    <w:p w14:paraId="27CAC8C2" w14:textId="77777777" w:rsidR="00683B5E" w:rsidRPr="00683B5E" w:rsidRDefault="00683B5E" w:rsidP="00683B5E">
      <w:pPr>
        <w:shd w:val="clear" w:color="auto" w:fill="FFFFFF"/>
        <w:spacing w:line="330" w:lineRule="atLeast"/>
        <w:jc w:val="center"/>
        <w:rPr>
          <w:rFonts w:ascii="Arial" w:eastAsia="Times New Roman" w:hAnsi="Arial" w:cs="Arial"/>
          <w:color w:val="333333"/>
          <w:sz w:val="21"/>
          <w:szCs w:val="21"/>
        </w:rPr>
      </w:pPr>
      <w:r>
        <w:rPr>
          <w:rFonts w:ascii="Arial" w:eastAsia="Times New Roman" w:hAnsi="Arial" w:cs="Arial"/>
          <w:noProof/>
          <w:color w:val="333333"/>
          <w:sz w:val="21"/>
          <w:szCs w:val="21"/>
        </w:rPr>
        <w:drawing>
          <wp:inline distT="0" distB="0" distL="0" distR="0" wp14:anchorId="79ECFAB0" wp14:editId="135A32F8">
            <wp:extent cx="4445000" cy="3827145"/>
            <wp:effectExtent l="0" t="0" r="0" b="8255"/>
            <wp:docPr id="48" name="Picture 48" descr="http://www.onlinechineseastrology.com/couples-compatibility/Images/couples-compatibility-offer-report/img-1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descr="http://www.onlinechineseastrology.com/couples-compatibility/Images/couples-compatibility-offer-report/img-17.jpg"/>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4445000" cy="3827145"/>
                    </a:xfrm>
                    <a:prstGeom prst="rect">
                      <a:avLst/>
                    </a:prstGeom>
                    <a:noFill/>
                    <a:ln>
                      <a:noFill/>
                    </a:ln>
                  </pic:spPr>
                </pic:pic>
              </a:graphicData>
            </a:graphic>
          </wp:inline>
        </w:drawing>
      </w:r>
    </w:p>
    <w:p w14:paraId="29848ACD" w14:textId="77777777" w:rsidR="00683B5E" w:rsidRPr="00683B5E" w:rsidRDefault="00683B5E" w:rsidP="00683B5E">
      <w:pPr>
        <w:shd w:val="clear" w:color="auto" w:fill="FFFFFF"/>
        <w:spacing w:before="100" w:beforeAutospacing="1" w:after="100" w:afterAutospacing="1" w:line="330" w:lineRule="atLeast"/>
        <w:jc w:val="both"/>
        <w:rPr>
          <w:rFonts w:ascii="Arial" w:hAnsi="Arial" w:cs="Arial"/>
          <w:color w:val="333333"/>
          <w:sz w:val="21"/>
          <w:szCs w:val="21"/>
        </w:rPr>
      </w:pPr>
      <w:r w:rsidRPr="00683B5E">
        <w:rPr>
          <w:rFonts w:ascii="Arial" w:hAnsi="Arial" w:cs="Arial"/>
          <w:color w:val="333333"/>
          <w:sz w:val="21"/>
          <w:szCs w:val="21"/>
        </w:rPr>
        <w:t xml:space="preserve">Demanding, extravagant, fickle, high strung, impatient, indulgent, jealous, lazy, possessive, stingy, suspicious, </w:t>
      </w:r>
      <w:proofErr w:type="gramStart"/>
      <w:r w:rsidRPr="00683B5E">
        <w:rPr>
          <w:rFonts w:ascii="Arial" w:hAnsi="Arial" w:cs="Arial"/>
          <w:color w:val="333333"/>
          <w:sz w:val="21"/>
          <w:szCs w:val="21"/>
        </w:rPr>
        <w:t>vengeful</w:t>
      </w:r>
      <w:proofErr w:type="gramEnd"/>
      <w:r w:rsidRPr="00683B5E">
        <w:rPr>
          <w:rFonts w:ascii="Arial" w:hAnsi="Arial" w:cs="Arial"/>
          <w:color w:val="333333"/>
          <w:sz w:val="21"/>
          <w:szCs w:val="21"/>
        </w:rPr>
        <w:t>.</w:t>
      </w:r>
    </w:p>
    <w:p w14:paraId="5CCDA985" w14:textId="77777777" w:rsidR="00683B5E" w:rsidRPr="00683B5E" w:rsidRDefault="00683B5E" w:rsidP="00683B5E">
      <w:pPr>
        <w:shd w:val="clear" w:color="auto" w:fill="FFFFFF"/>
        <w:spacing w:before="100" w:beforeAutospacing="1" w:after="100" w:afterAutospacing="1" w:line="330" w:lineRule="atLeast"/>
        <w:jc w:val="both"/>
        <w:rPr>
          <w:rFonts w:ascii="Arial" w:hAnsi="Arial" w:cs="Arial"/>
          <w:color w:val="333333"/>
          <w:sz w:val="21"/>
          <w:szCs w:val="21"/>
        </w:rPr>
      </w:pPr>
      <w:r w:rsidRPr="00683B5E">
        <w:rPr>
          <w:rFonts w:ascii="Arial" w:hAnsi="Arial" w:cs="Arial"/>
          <w:color w:val="333333"/>
          <w:sz w:val="21"/>
          <w:szCs w:val="21"/>
        </w:rPr>
        <w:t>More than any other sign, the Snake believes in revenge. They do not get mad, but they do get even. Crossing a Snake is a very dangerous move. Though the Snake may not demonstrate any anger upon learning what you have done, that does not mean it has been forgotten or forgiven.</w:t>
      </w:r>
    </w:p>
    <w:p w14:paraId="58ED455B" w14:textId="77777777" w:rsidR="00683B5E" w:rsidRPr="00683B5E" w:rsidRDefault="00683B5E" w:rsidP="00683B5E">
      <w:pPr>
        <w:shd w:val="clear" w:color="auto" w:fill="FFFFFF"/>
        <w:spacing w:before="100" w:beforeAutospacing="1" w:after="100" w:afterAutospacing="1" w:line="330" w:lineRule="atLeast"/>
        <w:jc w:val="both"/>
        <w:rPr>
          <w:rFonts w:ascii="Arial" w:hAnsi="Arial" w:cs="Arial"/>
          <w:color w:val="333333"/>
          <w:sz w:val="21"/>
          <w:szCs w:val="21"/>
        </w:rPr>
      </w:pPr>
      <w:r w:rsidRPr="00683B5E">
        <w:rPr>
          <w:rFonts w:ascii="Arial" w:hAnsi="Arial" w:cs="Arial"/>
          <w:color w:val="333333"/>
          <w:sz w:val="21"/>
          <w:szCs w:val="21"/>
        </w:rPr>
        <w:lastRenderedPageBreak/>
        <w:t>Do not be surprised if the Snake takes what appears to be a personal interest in you. They are happy to learn about your experiences and to have you share their knowledge with them. In turn, you will be totally captivated by their magnificence and hang on their every word. Beware! The Snake's appetite is insatiable. They will tire of you and turn to other interests long before you are ready to end the relationship.</w:t>
      </w:r>
    </w:p>
    <w:p w14:paraId="218A9F6F" w14:textId="77777777" w:rsidR="00683B5E" w:rsidRPr="00683B5E" w:rsidRDefault="00683B5E" w:rsidP="00683B5E">
      <w:pPr>
        <w:shd w:val="clear" w:color="auto" w:fill="FFFFFF"/>
        <w:spacing w:before="100" w:beforeAutospacing="1" w:after="100" w:afterAutospacing="1" w:line="330" w:lineRule="atLeast"/>
        <w:jc w:val="both"/>
        <w:rPr>
          <w:rFonts w:ascii="Arial" w:hAnsi="Arial" w:cs="Arial"/>
          <w:color w:val="333333"/>
          <w:sz w:val="21"/>
          <w:szCs w:val="21"/>
        </w:rPr>
      </w:pPr>
      <w:r w:rsidRPr="00683B5E">
        <w:rPr>
          <w:rFonts w:ascii="Arial" w:hAnsi="Arial" w:cs="Arial"/>
          <w:color w:val="333333"/>
          <w:sz w:val="21"/>
          <w:szCs w:val="21"/>
        </w:rPr>
        <w:t>The Snake is basically a private person; so, it is not likely you are going to be continually running into them at social functions. In fact, more often than not they enjoy their own company more than that of other people. They easily lose themselves in their thoughts and derive great pleasure from so doing.</w:t>
      </w:r>
    </w:p>
    <w:p w14:paraId="5E1323F6" w14:textId="77777777" w:rsidR="00683B5E" w:rsidRPr="00683B5E" w:rsidRDefault="00683B5E" w:rsidP="00683B5E">
      <w:pPr>
        <w:shd w:val="clear" w:color="auto" w:fill="FFFFFF"/>
        <w:spacing w:line="330" w:lineRule="atLeast"/>
        <w:jc w:val="center"/>
        <w:rPr>
          <w:rFonts w:ascii="Arial" w:eastAsia="Times New Roman" w:hAnsi="Arial" w:cs="Arial"/>
          <w:color w:val="333333"/>
          <w:sz w:val="21"/>
          <w:szCs w:val="21"/>
        </w:rPr>
      </w:pPr>
      <w:r w:rsidRPr="00683B5E">
        <w:rPr>
          <w:rFonts w:ascii="Times New Roman" w:eastAsia="Times New Roman" w:hAnsi="Times New Roman" w:cs="Times New Roman"/>
          <w:b/>
          <w:bCs/>
          <w:color w:val="333333"/>
          <w:sz w:val="45"/>
          <w:szCs w:val="45"/>
        </w:rPr>
        <w:t>Appendix II - Sign Descriptions For Brad</w:t>
      </w:r>
    </w:p>
    <w:p w14:paraId="1F578EE1" w14:textId="77777777" w:rsidR="00683B5E" w:rsidRPr="00683B5E" w:rsidRDefault="00683B5E" w:rsidP="00683B5E">
      <w:pPr>
        <w:shd w:val="clear" w:color="auto" w:fill="FFFFFF"/>
        <w:spacing w:line="330" w:lineRule="atLeast"/>
        <w:rPr>
          <w:rFonts w:ascii="Arial" w:eastAsia="Times New Roman" w:hAnsi="Arial" w:cs="Arial"/>
          <w:color w:val="333333"/>
          <w:sz w:val="21"/>
          <w:szCs w:val="21"/>
        </w:rPr>
      </w:pPr>
      <w:r w:rsidRPr="00683B5E">
        <w:rPr>
          <w:rFonts w:ascii="Times New Roman" w:eastAsia="Times New Roman" w:hAnsi="Times New Roman" w:cs="Times New Roman"/>
          <w:b/>
          <w:bCs/>
          <w:color w:val="FFFFFF"/>
          <w:sz w:val="28"/>
          <w:szCs w:val="28"/>
        </w:rPr>
        <w:t>  Pig (Brad ’s Year Sign)</w:t>
      </w:r>
    </w:p>
    <w:p w14:paraId="7D110089" w14:textId="77777777" w:rsidR="00683B5E" w:rsidRPr="00683B5E" w:rsidRDefault="00683B5E" w:rsidP="00683B5E">
      <w:pPr>
        <w:shd w:val="clear" w:color="auto" w:fill="FFFFFF"/>
        <w:spacing w:line="330" w:lineRule="atLeast"/>
        <w:jc w:val="center"/>
        <w:rPr>
          <w:rFonts w:ascii="Arial" w:eastAsia="Times New Roman" w:hAnsi="Arial" w:cs="Arial"/>
          <w:color w:val="333333"/>
          <w:sz w:val="21"/>
          <w:szCs w:val="21"/>
        </w:rPr>
      </w:pPr>
      <w:r>
        <w:rPr>
          <w:rFonts w:ascii="Arial" w:eastAsia="Times New Roman" w:hAnsi="Arial" w:cs="Arial"/>
          <w:noProof/>
          <w:color w:val="333333"/>
          <w:sz w:val="21"/>
          <w:szCs w:val="21"/>
        </w:rPr>
        <w:drawing>
          <wp:inline distT="0" distB="0" distL="0" distR="0" wp14:anchorId="0661FF7B" wp14:editId="7892CBAD">
            <wp:extent cx="3556000" cy="3556000"/>
            <wp:effectExtent l="0" t="0" r="0" b="0"/>
            <wp:docPr id="49" name="Picture 49" descr="http://www.onlinechineseastrology.com/couples-compatibility/images/couples-compatibility-offer-report/Pig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descr="http://www.onlinechineseastrology.com/couples-compatibility/images/couples-compatibility-offer-report/Pig2.jpg"/>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3556000" cy="3556000"/>
                    </a:xfrm>
                    <a:prstGeom prst="rect">
                      <a:avLst/>
                    </a:prstGeom>
                    <a:noFill/>
                    <a:ln>
                      <a:noFill/>
                    </a:ln>
                  </pic:spPr>
                </pic:pic>
              </a:graphicData>
            </a:graphic>
          </wp:inline>
        </w:drawing>
      </w:r>
    </w:p>
    <w:p w14:paraId="104E8DD2" w14:textId="77777777" w:rsidR="00683B5E" w:rsidRPr="00683B5E" w:rsidRDefault="00683B5E" w:rsidP="00683B5E">
      <w:pPr>
        <w:shd w:val="clear" w:color="auto" w:fill="FFFFFF"/>
        <w:spacing w:line="330" w:lineRule="atLeast"/>
        <w:jc w:val="center"/>
        <w:rPr>
          <w:rFonts w:ascii="Arial" w:eastAsia="Times New Roman" w:hAnsi="Arial" w:cs="Arial"/>
          <w:color w:val="333333"/>
          <w:sz w:val="21"/>
          <w:szCs w:val="21"/>
        </w:rPr>
      </w:pPr>
      <w:r w:rsidRPr="00683B5E">
        <w:rPr>
          <w:rFonts w:ascii="Arial" w:eastAsia="Times New Roman" w:hAnsi="Arial" w:cs="Arial"/>
          <w:i/>
          <w:iCs/>
          <w:color w:val="333333"/>
          <w:sz w:val="21"/>
          <w:szCs w:val="21"/>
        </w:rPr>
        <w:t>Pig (Brad ’s Year Sign)</w:t>
      </w:r>
    </w:p>
    <w:p w14:paraId="30A3631E" w14:textId="77777777" w:rsidR="00683B5E" w:rsidRPr="00683B5E" w:rsidRDefault="00683B5E" w:rsidP="00683B5E">
      <w:pPr>
        <w:shd w:val="clear" w:color="auto" w:fill="FFFFFF"/>
        <w:spacing w:before="100" w:beforeAutospacing="1" w:after="100" w:afterAutospacing="1" w:line="330" w:lineRule="atLeast"/>
        <w:jc w:val="both"/>
        <w:rPr>
          <w:rFonts w:ascii="Arial" w:hAnsi="Arial" w:cs="Arial"/>
          <w:color w:val="333333"/>
          <w:sz w:val="21"/>
          <w:szCs w:val="21"/>
        </w:rPr>
      </w:pPr>
      <w:r w:rsidRPr="00683B5E">
        <w:rPr>
          <w:rFonts w:ascii="Arial" w:hAnsi="Arial" w:cs="Arial"/>
          <w:color w:val="333333"/>
          <w:sz w:val="21"/>
          <w:szCs w:val="21"/>
        </w:rPr>
        <w:t>To understand how the Pig operates, it is important to know Pig is a Yin and a heart sign.</w:t>
      </w:r>
    </w:p>
    <w:p w14:paraId="071E47B9" w14:textId="77777777" w:rsidR="00683B5E" w:rsidRPr="00683B5E" w:rsidRDefault="00683B5E" w:rsidP="00683B5E">
      <w:pPr>
        <w:shd w:val="clear" w:color="auto" w:fill="FFFFFF"/>
        <w:spacing w:before="100" w:beforeAutospacing="1" w:after="100" w:afterAutospacing="1" w:line="330" w:lineRule="atLeast"/>
        <w:jc w:val="both"/>
        <w:rPr>
          <w:rFonts w:ascii="Arial" w:hAnsi="Arial" w:cs="Arial"/>
          <w:color w:val="333333"/>
          <w:sz w:val="21"/>
          <w:szCs w:val="21"/>
        </w:rPr>
      </w:pPr>
      <w:r w:rsidRPr="00683B5E">
        <w:rPr>
          <w:rFonts w:ascii="Arial" w:hAnsi="Arial" w:cs="Arial"/>
          <w:color w:val="333333"/>
          <w:sz w:val="21"/>
          <w:szCs w:val="21"/>
        </w:rPr>
        <w:t>Being a Yin sign person, you are best served by using an indirect or non-aggressive approach to life. You tend to be reactive rather than proactive.</w:t>
      </w:r>
    </w:p>
    <w:p w14:paraId="2FB2452C" w14:textId="77777777" w:rsidR="00683B5E" w:rsidRPr="00683B5E" w:rsidRDefault="00683B5E" w:rsidP="00683B5E">
      <w:pPr>
        <w:shd w:val="clear" w:color="auto" w:fill="FFFFFF"/>
        <w:spacing w:before="100" w:beforeAutospacing="1" w:after="100" w:afterAutospacing="1" w:line="330" w:lineRule="atLeast"/>
        <w:jc w:val="both"/>
        <w:rPr>
          <w:rFonts w:ascii="Arial" w:hAnsi="Arial" w:cs="Arial"/>
          <w:color w:val="333333"/>
          <w:sz w:val="21"/>
          <w:szCs w:val="21"/>
        </w:rPr>
      </w:pPr>
      <w:r w:rsidRPr="00683B5E">
        <w:rPr>
          <w:rFonts w:ascii="Arial" w:hAnsi="Arial" w:cs="Arial"/>
          <w:color w:val="333333"/>
          <w:sz w:val="21"/>
          <w:szCs w:val="21"/>
        </w:rPr>
        <w:t>As a heart sign person, you are most comfortable following your heart rather than basing decisions on logic.</w:t>
      </w:r>
    </w:p>
    <w:p w14:paraId="65146EF7" w14:textId="77777777" w:rsidR="00683B5E" w:rsidRPr="00683B5E" w:rsidRDefault="00683B5E" w:rsidP="00683B5E">
      <w:pPr>
        <w:shd w:val="clear" w:color="auto" w:fill="FFFFFF"/>
        <w:spacing w:line="330" w:lineRule="atLeast"/>
        <w:jc w:val="both"/>
        <w:rPr>
          <w:rFonts w:ascii="Arial" w:eastAsia="Times New Roman" w:hAnsi="Arial" w:cs="Arial"/>
          <w:b/>
          <w:bCs/>
          <w:color w:val="EF316E"/>
          <w:sz w:val="36"/>
          <w:szCs w:val="36"/>
        </w:rPr>
      </w:pPr>
      <w:r w:rsidRPr="00683B5E">
        <w:rPr>
          <w:rFonts w:ascii="Arial" w:eastAsia="Times New Roman" w:hAnsi="Arial" w:cs="Arial"/>
          <w:b/>
          <w:bCs/>
          <w:color w:val="EF316E"/>
          <w:sz w:val="36"/>
          <w:szCs w:val="36"/>
        </w:rPr>
        <w:lastRenderedPageBreak/>
        <w:t>Positive Traits:</w:t>
      </w:r>
    </w:p>
    <w:p w14:paraId="5BF1EC98" w14:textId="77777777" w:rsidR="00683B5E" w:rsidRPr="00683B5E" w:rsidRDefault="00683B5E" w:rsidP="00683B5E">
      <w:pPr>
        <w:shd w:val="clear" w:color="auto" w:fill="FFFFFF"/>
        <w:spacing w:line="330" w:lineRule="atLeast"/>
        <w:jc w:val="center"/>
        <w:rPr>
          <w:rFonts w:ascii="Arial" w:eastAsia="Times New Roman" w:hAnsi="Arial" w:cs="Arial"/>
          <w:color w:val="333333"/>
          <w:sz w:val="21"/>
          <w:szCs w:val="21"/>
        </w:rPr>
      </w:pPr>
      <w:r>
        <w:rPr>
          <w:rFonts w:ascii="Arial" w:eastAsia="Times New Roman" w:hAnsi="Arial" w:cs="Arial"/>
          <w:noProof/>
          <w:color w:val="333333"/>
          <w:sz w:val="21"/>
          <w:szCs w:val="21"/>
        </w:rPr>
        <w:drawing>
          <wp:inline distT="0" distB="0" distL="0" distR="0" wp14:anchorId="329C9C51" wp14:editId="3D259BA1">
            <wp:extent cx="3810000" cy="3810000"/>
            <wp:effectExtent l="0" t="0" r="0" b="0"/>
            <wp:docPr id="50" name="Picture 50" descr="http://www.onlinechineseastrology.com/couples-compatibility/Images/couples-compatibility-offer-report/img-1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descr="http://www.onlinechineseastrology.com/couples-compatibility/Images/couples-compatibility-offer-report/img-16.jpg"/>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3810000" cy="3810000"/>
                    </a:xfrm>
                    <a:prstGeom prst="rect">
                      <a:avLst/>
                    </a:prstGeom>
                    <a:noFill/>
                    <a:ln>
                      <a:noFill/>
                    </a:ln>
                  </pic:spPr>
                </pic:pic>
              </a:graphicData>
            </a:graphic>
          </wp:inline>
        </w:drawing>
      </w:r>
    </w:p>
    <w:p w14:paraId="6B0E6E84" w14:textId="77777777" w:rsidR="00683B5E" w:rsidRPr="00683B5E" w:rsidRDefault="00683B5E" w:rsidP="00683B5E">
      <w:pPr>
        <w:shd w:val="clear" w:color="auto" w:fill="FFFFFF"/>
        <w:spacing w:before="100" w:beforeAutospacing="1" w:after="100" w:afterAutospacing="1" w:line="330" w:lineRule="atLeast"/>
        <w:jc w:val="both"/>
        <w:rPr>
          <w:rFonts w:ascii="Arial" w:hAnsi="Arial" w:cs="Arial"/>
          <w:color w:val="333333"/>
          <w:sz w:val="21"/>
          <w:szCs w:val="21"/>
        </w:rPr>
      </w:pPr>
      <w:r w:rsidRPr="00683B5E">
        <w:rPr>
          <w:rFonts w:ascii="Arial" w:hAnsi="Arial" w:cs="Arial"/>
          <w:color w:val="333333"/>
          <w:sz w:val="21"/>
          <w:szCs w:val="21"/>
        </w:rPr>
        <w:t>Chivalrous, good natured, hard working, honest, intellectual, kind, polite, pragmatic, resilient, sociable, strong willed, and studious.</w:t>
      </w:r>
    </w:p>
    <w:p w14:paraId="23B29BFD" w14:textId="77777777" w:rsidR="00683B5E" w:rsidRPr="00683B5E" w:rsidRDefault="00683B5E" w:rsidP="00683B5E">
      <w:pPr>
        <w:shd w:val="clear" w:color="auto" w:fill="FFFFFF"/>
        <w:spacing w:before="100" w:beforeAutospacing="1" w:after="100" w:afterAutospacing="1" w:line="330" w:lineRule="atLeast"/>
        <w:jc w:val="both"/>
        <w:rPr>
          <w:rFonts w:ascii="Arial" w:hAnsi="Arial" w:cs="Arial"/>
          <w:color w:val="333333"/>
          <w:sz w:val="21"/>
          <w:szCs w:val="21"/>
        </w:rPr>
      </w:pPr>
      <w:proofErr w:type="gramStart"/>
      <w:r w:rsidRPr="00683B5E">
        <w:rPr>
          <w:rFonts w:ascii="Arial" w:hAnsi="Arial" w:cs="Arial"/>
          <w:color w:val="333333"/>
          <w:sz w:val="21"/>
          <w:szCs w:val="21"/>
        </w:rPr>
        <w:t>The Pig, the last sign of the Chinese zodiac, is clear evidence of the old saying</w:t>
      </w:r>
      <w:proofErr w:type="gramEnd"/>
      <w:r w:rsidRPr="00683B5E">
        <w:rPr>
          <w:rFonts w:ascii="Arial" w:hAnsi="Arial" w:cs="Arial"/>
          <w:color w:val="333333"/>
          <w:sz w:val="21"/>
          <w:szCs w:val="21"/>
        </w:rPr>
        <w:t xml:space="preserve">, </w:t>
      </w:r>
      <w:proofErr w:type="gramStart"/>
      <w:r w:rsidRPr="00683B5E">
        <w:rPr>
          <w:rFonts w:ascii="Arial" w:hAnsi="Arial" w:cs="Arial"/>
          <w:color w:val="333333"/>
          <w:sz w:val="21"/>
          <w:szCs w:val="21"/>
        </w:rPr>
        <w:t>nice guys finish last</w:t>
      </w:r>
      <w:proofErr w:type="gramEnd"/>
      <w:r w:rsidRPr="00683B5E">
        <w:rPr>
          <w:rFonts w:ascii="Arial" w:hAnsi="Arial" w:cs="Arial"/>
          <w:color w:val="333333"/>
          <w:sz w:val="21"/>
          <w:szCs w:val="21"/>
        </w:rPr>
        <w:t>. You are honest, good hearted and present a kindly face to friends and strangers alike. Your affection is genuine, and your love has no bounds. You are usually very chivalrous. Courtesy and generosity are a way of life with you.</w:t>
      </w:r>
    </w:p>
    <w:p w14:paraId="16171141" w14:textId="77777777" w:rsidR="00683B5E" w:rsidRPr="00683B5E" w:rsidRDefault="00683B5E" w:rsidP="00683B5E">
      <w:pPr>
        <w:shd w:val="clear" w:color="auto" w:fill="FFFFFF"/>
        <w:spacing w:before="100" w:beforeAutospacing="1" w:after="100" w:afterAutospacing="1" w:line="330" w:lineRule="atLeast"/>
        <w:jc w:val="both"/>
        <w:rPr>
          <w:rFonts w:ascii="Arial" w:hAnsi="Arial" w:cs="Arial"/>
          <w:color w:val="333333"/>
          <w:sz w:val="21"/>
          <w:szCs w:val="21"/>
        </w:rPr>
      </w:pPr>
      <w:r w:rsidRPr="00683B5E">
        <w:rPr>
          <w:rFonts w:ascii="Arial" w:hAnsi="Arial" w:cs="Arial"/>
          <w:color w:val="333333"/>
          <w:sz w:val="21"/>
          <w:szCs w:val="21"/>
        </w:rPr>
        <w:t xml:space="preserve">Being a social animal you have many opportunities to exhibit those qualities. You tend to be naturally happy, due in no small part because you most often avoid making judgments and see the good side of people. You are no punster, but you probably have a nice, earthy sense of humor. All in all, you are pleasant, cheerful, co operative and normally do well </w:t>
      </w:r>
      <w:proofErr w:type="gramStart"/>
      <w:r w:rsidRPr="00683B5E">
        <w:rPr>
          <w:rFonts w:ascii="Arial" w:hAnsi="Arial" w:cs="Arial"/>
          <w:color w:val="333333"/>
          <w:sz w:val="21"/>
          <w:szCs w:val="21"/>
        </w:rPr>
        <w:t>in group</w:t>
      </w:r>
      <w:proofErr w:type="gramEnd"/>
      <w:r w:rsidRPr="00683B5E">
        <w:rPr>
          <w:rFonts w:ascii="Arial" w:hAnsi="Arial" w:cs="Arial"/>
          <w:color w:val="333333"/>
          <w:sz w:val="21"/>
          <w:szCs w:val="21"/>
        </w:rPr>
        <w:t xml:space="preserve"> situations. Although the Pig is a member of the gentle group (Rabbit-Sheep-Pig), you do have an inner strength beneath that congenial exterior. Although it is true you play hard, you also work hard when work needs to be done. You also tend to be very resilient, not easily worn down by life's challenges. And, you are probably strong-willed.</w:t>
      </w:r>
    </w:p>
    <w:p w14:paraId="0DFDA403" w14:textId="77777777" w:rsidR="00683B5E" w:rsidRPr="00683B5E" w:rsidRDefault="00683B5E" w:rsidP="00683B5E">
      <w:pPr>
        <w:shd w:val="clear" w:color="auto" w:fill="FFFFFF"/>
        <w:spacing w:before="100" w:beforeAutospacing="1" w:after="100" w:afterAutospacing="1" w:line="330" w:lineRule="atLeast"/>
        <w:jc w:val="both"/>
        <w:rPr>
          <w:rFonts w:ascii="Arial" w:hAnsi="Arial" w:cs="Arial"/>
          <w:color w:val="333333"/>
          <w:sz w:val="21"/>
          <w:szCs w:val="21"/>
        </w:rPr>
      </w:pPr>
      <w:r w:rsidRPr="00683B5E">
        <w:rPr>
          <w:rFonts w:ascii="Arial" w:hAnsi="Arial" w:cs="Arial"/>
          <w:color w:val="333333"/>
          <w:sz w:val="21"/>
          <w:szCs w:val="21"/>
        </w:rPr>
        <w:lastRenderedPageBreak/>
        <w:t>Your fixed element is Water, which means you also have an intellectual side. You may not be a scholar, but you tend to like school in general and reading in particular. You also are a bit more logical and practical than your heart sign might otherwise suggest.</w:t>
      </w:r>
    </w:p>
    <w:p w14:paraId="5689BFCF" w14:textId="77777777" w:rsidR="00683B5E" w:rsidRPr="00683B5E" w:rsidRDefault="00683B5E" w:rsidP="00683B5E">
      <w:pPr>
        <w:shd w:val="clear" w:color="auto" w:fill="FFFFFF"/>
        <w:spacing w:line="330" w:lineRule="atLeast"/>
        <w:jc w:val="both"/>
        <w:rPr>
          <w:rFonts w:ascii="Arial" w:eastAsia="Times New Roman" w:hAnsi="Arial" w:cs="Arial"/>
          <w:b/>
          <w:bCs/>
          <w:color w:val="EF316E"/>
          <w:sz w:val="36"/>
          <w:szCs w:val="36"/>
        </w:rPr>
      </w:pPr>
      <w:r w:rsidRPr="00683B5E">
        <w:rPr>
          <w:rFonts w:ascii="Arial" w:eastAsia="Times New Roman" w:hAnsi="Arial" w:cs="Arial"/>
          <w:b/>
          <w:bCs/>
          <w:color w:val="EF316E"/>
          <w:sz w:val="36"/>
          <w:szCs w:val="36"/>
        </w:rPr>
        <w:t>Negative Traits:</w:t>
      </w:r>
    </w:p>
    <w:p w14:paraId="7D90554B" w14:textId="77777777" w:rsidR="00683B5E" w:rsidRPr="00683B5E" w:rsidRDefault="00683B5E" w:rsidP="00683B5E">
      <w:pPr>
        <w:shd w:val="clear" w:color="auto" w:fill="FFFFFF"/>
        <w:spacing w:line="330" w:lineRule="atLeast"/>
        <w:jc w:val="center"/>
        <w:rPr>
          <w:rFonts w:ascii="Arial" w:eastAsia="Times New Roman" w:hAnsi="Arial" w:cs="Arial"/>
          <w:color w:val="333333"/>
          <w:sz w:val="21"/>
          <w:szCs w:val="21"/>
        </w:rPr>
      </w:pPr>
      <w:r>
        <w:rPr>
          <w:rFonts w:ascii="Arial" w:eastAsia="Times New Roman" w:hAnsi="Arial" w:cs="Arial"/>
          <w:noProof/>
          <w:color w:val="333333"/>
          <w:sz w:val="21"/>
          <w:szCs w:val="21"/>
        </w:rPr>
        <w:drawing>
          <wp:inline distT="0" distB="0" distL="0" distR="0" wp14:anchorId="66D03EE9" wp14:editId="5E0A5F2A">
            <wp:extent cx="4445000" cy="3827145"/>
            <wp:effectExtent l="0" t="0" r="0" b="8255"/>
            <wp:docPr id="51" name="Picture 51" descr="http://www.onlinechineseastrology.com/couples-compatibility/Images/couples-compatibility-offer-report/img-1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descr="http://www.onlinechineseastrology.com/couples-compatibility/Images/couples-compatibility-offer-report/img-17.jpg"/>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4445000" cy="3827145"/>
                    </a:xfrm>
                    <a:prstGeom prst="rect">
                      <a:avLst/>
                    </a:prstGeom>
                    <a:noFill/>
                    <a:ln>
                      <a:noFill/>
                    </a:ln>
                  </pic:spPr>
                </pic:pic>
              </a:graphicData>
            </a:graphic>
          </wp:inline>
        </w:drawing>
      </w:r>
    </w:p>
    <w:p w14:paraId="25250A12" w14:textId="77777777" w:rsidR="00683B5E" w:rsidRPr="00683B5E" w:rsidRDefault="00683B5E" w:rsidP="00683B5E">
      <w:pPr>
        <w:shd w:val="clear" w:color="auto" w:fill="FFFFFF"/>
        <w:spacing w:before="100" w:beforeAutospacing="1" w:after="100" w:afterAutospacing="1" w:line="330" w:lineRule="atLeast"/>
        <w:jc w:val="both"/>
        <w:rPr>
          <w:rFonts w:ascii="Arial" w:hAnsi="Arial" w:cs="Arial"/>
          <w:color w:val="333333"/>
          <w:sz w:val="21"/>
          <w:szCs w:val="21"/>
        </w:rPr>
      </w:pPr>
      <w:r w:rsidRPr="00683B5E">
        <w:rPr>
          <w:rFonts w:ascii="Arial" w:hAnsi="Arial" w:cs="Arial"/>
          <w:color w:val="333333"/>
          <w:sz w:val="21"/>
          <w:szCs w:val="21"/>
        </w:rPr>
        <w:t xml:space="preserve">Complaisant, egotistical, gluttonous, lenient, </w:t>
      </w:r>
      <w:proofErr w:type="gramStart"/>
      <w:r w:rsidRPr="00683B5E">
        <w:rPr>
          <w:rFonts w:ascii="Arial" w:hAnsi="Arial" w:cs="Arial"/>
          <w:color w:val="333333"/>
          <w:sz w:val="21"/>
          <w:szCs w:val="21"/>
        </w:rPr>
        <w:t>long winded</w:t>
      </w:r>
      <w:proofErr w:type="gramEnd"/>
      <w:r w:rsidRPr="00683B5E">
        <w:rPr>
          <w:rFonts w:ascii="Arial" w:hAnsi="Arial" w:cs="Arial"/>
          <w:color w:val="333333"/>
          <w:sz w:val="21"/>
          <w:szCs w:val="21"/>
        </w:rPr>
        <w:t>, naive, self centered, self destructive, stubborn, slow of mind, superficial and wanton.</w:t>
      </w:r>
    </w:p>
    <w:p w14:paraId="190016B4" w14:textId="77777777" w:rsidR="00683B5E" w:rsidRPr="00683B5E" w:rsidRDefault="00683B5E" w:rsidP="00683B5E">
      <w:pPr>
        <w:shd w:val="clear" w:color="auto" w:fill="FFFFFF"/>
        <w:spacing w:before="100" w:beforeAutospacing="1" w:after="100" w:afterAutospacing="1" w:line="330" w:lineRule="atLeast"/>
        <w:jc w:val="both"/>
        <w:rPr>
          <w:rFonts w:ascii="Arial" w:hAnsi="Arial" w:cs="Arial"/>
          <w:color w:val="333333"/>
          <w:sz w:val="21"/>
          <w:szCs w:val="21"/>
        </w:rPr>
      </w:pPr>
      <w:r w:rsidRPr="00683B5E">
        <w:rPr>
          <w:rFonts w:ascii="Arial" w:hAnsi="Arial" w:cs="Arial"/>
          <w:color w:val="333333"/>
          <w:sz w:val="21"/>
          <w:szCs w:val="21"/>
        </w:rPr>
        <w:t xml:space="preserve">It is rather easy to take advantage of the </w:t>
      </w:r>
      <w:proofErr w:type="gramStart"/>
      <w:r w:rsidRPr="00683B5E">
        <w:rPr>
          <w:rFonts w:ascii="Arial" w:hAnsi="Arial" w:cs="Arial"/>
          <w:color w:val="333333"/>
          <w:sz w:val="21"/>
          <w:szCs w:val="21"/>
        </w:rPr>
        <w:t>good natured</w:t>
      </w:r>
      <w:proofErr w:type="gramEnd"/>
      <w:r w:rsidRPr="00683B5E">
        <w:rPr>
          <w:rFonts w:ascii="Arial" w:hAnsi="Arial" w:cs="Arial"/>
          <w:color w:val="333333"/>
          <w:sz w:val="21"/>
          <w:szCs w:val="21"/>
        </w:rPr>
        <w:t xml:space="preserve"> Pig. You can be extremely naive in the amount of trust given to other people, especially when it is probably not warranted. You are also most likely complaisant, meaning you are too accommodating. You give in too easily to others' wishes. In truth more often than not you are simply a soft touch. This is particularly the case when you are in a position of authority where you are too lenient more times than perhaps you should be. It must be said that not all your faults are due to you being overly nice. There is another side to you. You have a tendency to be self centered and egotistical. Although you have a genuine humanitarian streak, the truth is you usually put your needs first. Probably because you occasionally think you know it all, you tend to be long winded. People occasionally just have to break in and tell you to shut up.</w:t>
      </w:r>
    </w:p>
    <w:p w14:paraId="3373B9C7" w14:textId="77777777" w:rsidR="00683B5E" w:rsidRPr="00683B5E" w:rsidRDefault="00683B5E" w:rsidP="00683B5E">
      <w:pPr>
        <w:shd w:val="clear" w:color="auto" w:fill="FFFFFF"/>
        <w:spacing w:before="100" w:beforeAutospacing="1" w:after="100" w:afterAutospacing="1" w:line="330" w:lineRule="atLeast"/>
        <w:jc w:val="both"/>
        <w:rPr>
          <w:rFonts w:ascii="Arial" w:hAnsi="Arial" w:cs="Arial"/>
          <w:color w:val="333333"/>
          <w:sz w:val="21"/>
          <w:szCs w:val="21"/>
        </w:rPr>
      </w:pPr>
      <w:r w:rsidRPr="00683B5E">
        <w:rPr>
          <w:rFonts w:ascii="Arial" w:hAnsi="Arial" w:cs="Arial"/>
          <w:color w:val="333333"/>
          <w:sz w:val="21"/>
          <w:szCs w:val="21"/>
        </w:rPr>
        <w:lastRenderedPageBreak/>
        <w:t>This loquaciousness can bother people in another way. The fact is you tend to be superficial. After a while your talk can just seem repetitive. Furthermore, you are probably not known as a quick thinker, but you do have a fairly quick temper.</w:t>
      </w:r>
    </w:p>
    <w:p w14:paraId="79AADE95" w14:textId="77777777" w:rsidR="00683B5E" w:rsidRPr="00683B5E" w:rsidRDefault="00683B5E" w:rsidP="00683B5E">
      <w:pPr>
        <w:shd w:val="clear" w:color="auto" w:fill="FFFFFF"/>
        <w:spacing w:before="100" w:beforeAutospacing="1" w:after="100" w:afterAutospacing="1" w:line="330" w:lineRule="atLeast"/>
        <w:jc w:val="both"/>
        <w:rPr>
          <w:rFonts w:ascii="Arial" w:hAnsi="Arial" w:cs="Arial"/>
          <w:color w:val="333333"/>
          <w:sz w:val="21"/>
          <w:szCs w:val="21"/>
        </w:rPr>
      </w:pPr>
      <w:r w:rsidRPr="00683B5E">
        <w:rPr>
          <w:rFonts w:ascii="Arial" w:hAnsi="Arial" w:cs="Arial"/>
          <w:color w:val="333333"/>
          <w:sz w:val="21"/>
          <w:szCs w:val="21"/>
        </w:rPr>
        <w:t xml:space="preserve">All in all, you are relatively harmless when it comes to others, but it is a different story when it comes to yourself. When apparently overcome by events you can enter into your </w:t>
      </w:r>
      <w:proofErr w:type="gramStart"/>
      <w:r w:rsidRPr="00683B5E">
        <w:rPr>
          <w:rFonts w:ascii="Arial" w:hAnsi="Arial" w:cs="Arial"/>
          <w:color w:val="333333"/>
          <w:sz w:val="21"/>
          <w:szCs w:val="21"/>
        </w:rPr>
        <w:t>self destructive</w:t>
      </w:r>
      <w:proofErr w:type="gramEnd"/>
      <w:r w:rsidRPr="00683B5E">
        <w:rPr>
          <w:rFonts w:ascii="Arial" w:hAnsi="Arial" w:cs="Arial"/>
          <w:color w:val="333333"/>
          <w:sz w:val="21"/>
          <w:szCs w:val="21"/>
        </w:rPr>
        <w:t xml:space="preserve"> mode. It can manifest itself as gluttony or just plain sadness. You are easily disheartened when slandered and saddened when your feelings are hurt, you experience disappointments, or just see others being sad. At your worst you engage in wanton pursuit of pleasure.</w:t>
      </w:r>
    </w:p>
    <w:p w14:paraId="2B29EB6C" w14:textId="77777777" w:rsidR="00683B5E" w:rsidRPr="00683B5E" w:rsidRDefault="00683B5E" w:rsidP="00683B5E">
      <w:pPr>
        <w:shd w:val="clear" w:color="auto" w:fill="FFFFFF"/>
        <w:spacing w:line="330" w:lineRule="atLeast"/>
        <w:rPr>
          <w:rFonts w:ascii="Arial" w:eastAsia="Times New Roman" w:hAnsi="Arial" w:cs="Arial"/>
          <w:color w:val="333333"/>
          <w:sz w:val="21"/>
          <w:szCs w:val="21"/>
        </w:rPr>
      </w:pPr>
      <w:r w:rsidRPr="00683B5E">
        <w:rPr>
          <w:rFonts w:ascii="Times New Roman" w:eastAsia="Times New Roman" w:hAnsi="Times New Roman" w:cs="Times New Roman"/>
          <w:b/>
          <w:bCs/>
          <w:color w:val="FFFFFF"/>
          <w:sz w:val="28"/>
          <w:szCs w:val="28"/>
        </w:rPr>
        <w:t>  Tiger (Brad ’s Month Sign)</w:t>
      </w:r>
    </w:p>
    <w:p w14:paraId="02395A4A" w14:textId="77777777" w:rsidR="00683B5E" w:rsidRPr="00683B5E" w:rsidRDefault="00683B5E" w:rsidP="00683B5E">
      <w:pPr>
        <w:shd w:val="clear" w:color="auto" w:fill="FFFFFF"/>
        <w:spacing w:line="330" w:lineRule="atLeast"/>
        <w:jc w:val="center"/>
        <w:rPr>
          <w:rFonts w:ascii="Arial" w:eastAsia="Times New Roman" w:hAnsi="Arial" w:cs="Arial"/>
          <w:color w:val="333333"/>
          <w:sz w:val="21"/>
          <w:szCs w:val="21"/>
        </w:rPr>
      </w:pPr>
      <w:r>
        <w:rPr>
          <w:rFonts w:ascii="Arial" w:eastAsia="Times New Roman" w:hAnsi="Arial" w:cs="Arial"/>
          <w:noProof/>
          <w:color w:val="333333"/>
          <w:sz w:val="21"/>
          <w:szCs w:val="21"/>
        </w:rPr>
        <w:drawing>
          <wp:inline distT="0" distB="0" distL="0" distR="0" wp14:anchorId="4EF1A506" wp14:editId="2754BE0F">
            <wp:extent cx="3378200" cy="3352800"/>
            <wp:effectExtent l="0" t="0" r="0" b="0"/>
            <wp:docPr id="52" name="Picture 52" descr="http://www.onlinechineseastrology.com/couples-compatibility/images/couples-compatibility-offer-report/Tiger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descr="http://www.onlinechineseastrology.com/couples-compatibility/images/couples-compatibility-offer-report/Tiger2.jpg"/>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3378200" cy="3352800"/>
                    </a:xfrm>
                    <a:prstGeom prst="rect">
                      <a:avLst/>
                    </a:prstGeom>
                    <a:noFill/>
                    <a:ln>
                      <a:noFill/>
                    </a:ln>
                  </pic:spPr>
                </pic:pic>
              </a:graphicData>
            </a:graphic>
          </wp:inline>
        </w:drawing>
      </w:r>
    </w:p>
    <w:p w14:paraId="6D498A5E" w14:textId="77777777" w:rsidR="00683B5E" w:rsidRPr="00683B5E" w:rsidRDefault="00683B5E" w:rsidP="00683B5E">
      <w:pPr>
        <w:shd w:val="clear" w:color="auto" w:fill="FFFFFF"/>
        <w:spacing w:line="330" w:lineRule="atLeast"/>
        <w:jc w:val="center"/>
        <w:rPr>
          <w:rFonts w:ascii="Arial" w:eastAsia="Times New Roman" w:hAnsi="Arial" w:cs="Arial"/>
          <w:color w:val="333333"/>
          <w:sz w:val="21"/>
          <w:szCs w:val="21"/>
        </w:rPr>
      </w:pPr>
      <w:r w:rsidRPr="00683B5E">
        <w:rPr>
          <w:rFonts w:ascii="Arial" w:eastAsia="Times New Roman" w:hAnsi="Arial" w:cs="Arial"/>
          <w:i/>
          <w:iCs/>
          <w:color w:val="333333"/>
          <w:sz w:val="21"/>
          <w:szCs w:val="21"/>
        </w:rPr>
        <w:t>Tiger (Brad ’s Month Sign)</w:t>
      </w:r>
    </w:p>
    <w:p w14:paraId="394E2EEA" w14:textId="77777777" w:rsidR="00683B5E" w:rsidRPr="00683B5E" w:rsidRDefault="00683B5E" w:rsidP="00683B5E">
      <w:pPr>
        <w:shd w:val="clear" w:color="auto" w:fill="FFFFFF"/>
        <w:spacing w:before="100" w:beforeAutospacing="1" w:after="100" w:afterAutospacing="1" w:line="330" w:lineRule="atLeast"/>
        <w:jc w:val="both"/>
        <w:rPr>
          <w:rFonts w:ascii="Arial" w:hAnsi="Arial" w:cs="Arial"/>
          <w:color w:val="333333"/>
          <w:sz w:val="21"/>
          <w:szCs w:val="21"/>
        </w:rPr>
      </w:pPr>
      <w:r w:rsidRPr="00683B5E">
        <w:rPr>
          <w:rFonts w:ascii="Arial" w:hAnsi="Arial" w:cs="Arial"/>
          <w:color w:val="333333"/>
          <w:sz w:val="21"/>
          <w:szCs w:val="21"/>
        </w:rPr>
        <w:t>To understand how the Tiger operates, it is important to know Tiger is a Yang and a heart sign.</w:t>
      </w:r>
    </w:p>
    <w:p w14:paraId="076A8DAB" w14:textId="77777777" w:rsidR="00683B5E" w:rsidRPr="00683B5E" w:rsidRDefault="00683B5E" w:rsidP="00683B5E">
      <w:pPr>
        <w:shd w:val="clear" w:color="auto" w:fill="FFFFFF"/>
        <w:spacing w:before="100" w:beforeAutospacing="1" w:after="100" w:afterAutospacing="1" w:line="330" w:lineRule="atLeast"/>
        <w:jc w:val="both"/>
        <w:rPr>
          <w:rFonts w:ascii="Arial" w:hAnsi="Arial" w:cs="Arial"/>
          <w:color w:val="333333"/>
          <w:sz w:val="21"/>
          <w:szCs w:val="21"/>
        </w:rPr>
      </w:pPr>
      <w:r w:rsidRPr="00683B5E">
        <w:rPr>
          <w:rFonts w:ascii="Arial" w:hAnsi="Arial" w:cs="Arial"/>
          <w:color w:val="333333"/>
          <w:sz w:val="21"/>
          <w:szCs w:val="21"/>
        </w:rPr>
        <w:t>Being a Yang sign person, you are most effective using a direct, if not aggressive, approach to life. You tend to be proactive.</w:t>
      </w:r>
    </w:p>
    <w:p w14:paraId="1DC9979D" w14:textId="77777777" w:rsidR="00683B5E" w:rsidRPr="00683B5E" w:rsidRDefault="00683B5E" w:rsidP="00683B5E">
      <w:pPr>
        <w:shd w:val="clear" w:color="auto" w:fill="FFFFFF"/>
        <w:spacing w:before="100" w:beforeAutospacing="1" w:after="100" w:afterAutospacing="1" w:line="330" w:lineRule="atLeast"/>
        <w:jc w:val="both"/>
        <w:rPr>
          <w:rFonts w:ascii="Arial" w:hAnsi="Arial" w:cs="Arial"/>
          <w:color w:val="333333"/>
          <w:sz w:val="21"/>
          <w:szCs w:val="21"/>
        </w:rPr>
      </w:pPr>
      <w:r w:rsidRPr="00683B5E">
        <w:rPr>
          <w:rFonts w:ascii="Arial" w:hAnsi="Arial" w:cs="Arial"/>
          <w:color w:val="333333"/>
          <w:sz w:val="21"/>
          <w:szCs w:val="21"/>
        </w:rPr>
        <w:t>As a heart sign person, you are most comfortable following your heart rather than basing decisions on logic. This fits perfectly with your passionate nature.</w:t>
      </w:r>
    </w:p>
    <w:p w14:paraId="59CA283E" w14:textId="77777777" w:rsidR="00683B5E" w:rsidRPr="00683B5E" w:rsidRDefault="00683B5E" w:rsidP="00683B5E">
      <w:pPr>
        <w:shd w:val="clear" w:color="auto" w:fill="FFFFFF"/>
        <w:spacing w:line="330" w:lineRule="atLeast"/>
        <w:jc w:val="both"/>
        <w:rPr>
          <w:rFonts w:ascii="Arial" w:eastAsia="Times New Roman" w:hAnsi="Arial" w:cs="Arial"/>
          <w:b/>
          <w:bCs/>
          <w:color w:val="EF316E"/>
          <w:sz w:val="36"/>
          <w:szCs w:val="36"/>
        </w:rPr>
      </w:pPr>
      <w:r w:rsidRPr="00683B5E">
        <w:rPr>
          <w:rFonts w:ascii="Arial" w:eastAsia="Times New Roman" w:hAnsi="Arial" w:cs="Arial"/>
          <w:b/>
          <w:bCs/>
          <w:color w:val="EF316E"/>
          <w:sz w:val="36"/>
          <w:szCs w:val="36"/>
        </w:rPr>
        <w:lastRenderedPageBreak/>
        <w:t>Positive Traits:</w:t>
      </w:r>
    </w:p>
    <w:p w14:paraId="3B76B3EE" w14:textId="77777777" w:rsidR="00683B5E" w:rsidRPr="00683B5E" w:rsidRDefault="00683B5E" w:rsidP="00683B5E">
      <w:pPr>
        <w:shd w:val="clear" w:color="auto" w:fill="FFFFFF"/>
        <w:spacing w:line="330" w:lineRule="atLeast"/>
        <w:jc w:val="center"/>
        <w:rPr>
          <w:rFonts w:ascii="Arial" w:eastAsia="Times New Roman" w:hAnsi="Arial" w:cs="Arial"/>
          <w:color w:val="333333"/>
          <w:sz w:val="21"/>
          <w:szCs w:val="21"/>
        </w:rPr>
      </w:pPr>
      <w:r>
        <w:rPr>
          <w:rFonts w:ascii="Arial" w:eastAsia="Times New Roman" w:hAnsi="Arial" w:cs="Arial"/>
          <w:noProof/>
          <w:color w:val="333333"/>
          <w:sz w:val="21"/>
          <w:szCs w:val="21"/>
        </w:rPr>
        <w:drawing>
          <wp:inline distT="0" distB="0" distL="0" distR="0" wp14:anchorId="790C07FB" wp14:editId="5D9B33C6">
            <wp:extent cx="3810000" cy="3810000"/>
            <wp:effectExtent l="0" t="0" r="0" b="0"/>
            <wp:docPr id="53" name="Picture 53" descr="http://www.onlinechineseastrology.com/couples-compatibility/Images/couples-compatibility-offer-report/img-1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descr="http://www.onlinechineseastrology.com/couples-compatibility/Images/couples-compatibility-offer-report/img-16.jpg"/>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3810000" cy="3810000"/>
                    </a:xfrm>
                    <a:prstGeom prst="rect">
                      <a:avLst/>
                    </a:prstGeom>
                    <a:noFill/>
                    <a:ln>
                      <a:noFill/>
                    </a:ln>
                  </pic:spPr>
                </pic:pic>
              </a:graphicData>
            </a:graphic>
          </wp:inline>
        </w:drawing>
      </w:r>
    </w:p>
    <w:p w14:paraId="53E19065" w14:textId="77777777" w:rsidR="00683B5E" w:rsidRPr="00683B5E" w:rsidRDefault="00683B5E" w:rsidP="00683B5E">
      <w:pPr>
        <w:shd w:val="clear" w:color="auto" w:fill="FFFFFF"/>
        <w:spacing w:before="100" w:beforeAutospacing="1" w:after="100" w:afterAutospacing="1" w:line="330" w:lineRule="atLeast"/>
        <w:jc w:val="both"/>
        <w:rPr>
          <w:rFonts w:ascii="Arial" w:hAnsi="Arial" w:cs="Arial"/>
          <w:color w:val="333333"/>
          <w:sz w:val="21"/>
          <w:szCs w:val="21"/>
        </w:rPr>
      </w:pPr>
      <w:r w:rsidRPr="00683B5E">
        <w:rPr>
          <w:rFonts w:ascii="Arial" w:hAnsi="Arial" w:cs="Arial"/>
          <w:color w:val="333333"/>
          <w:sz w:val="21"/>
          <w:szCs w:val="21"/>
        </w:rPr>
        <w:t xml:space="preserve">Adventurous, affectionate, charitable, colorful, courageous, dynamic, empathetic, exciting, humorous, optimistic, playful and </w:t>
      </w:r>
      <w:proofErr w:type="gramStart"/>
      <w:r w:rsidRPr="00683B5E">
        <w:rPr>
          <w:rFonts w:ascii="Arial" w:hAnsi="Arial" w:cs="Arial"/>
          <w:color w:val="333333"/>
          <w:sz w:val="21"/>
          <w:szCs w:val="21"/>
        </w:rPr>
        <w:t>resolute.The</w:t>
      </w:r>
      <w:proofErr w:type="gramEnd"/>
      <w:r w:rsidRPr="00683B5E">
        <w:rPr>
          <w:rFonts w:ascii="Arial" w:hAnsi="Arial" w:cs="Arial"/>
          <w:color w:val="333333"/>
          <w:sz w:val="21"/>
          <w:szCs w:val="21"/>
        </w:rPr>
        <w:t xml:space="preserve"> adventurous and courageous Tiger is a born leader. You are not afraid to blaze new trails, and, given your independent streak, you are more than willing to go it alone if necessary. Your firm determination also makes you a fierce competitor.</w:t>
      </w:r>
    </w:p>
    <w:p w14:paraId="0F6D51DB" w14:textId="77777777" w:rsidR="00683B5E" w:rsidRPr="00683B5E" w:rsidRDefault="00683B5E" w:rsidP="00683B5E">
      <w:pPr>
        <w:shd w:val="clear" w:color="auto" w:fill="FFFFFF"/>
        <w:spacing w:before="100" w:beforeAutospacing="1" w:after="100" w:afterAutospacing="1" w:line="330" w:lineRule="atLeast"/>
        <w:jc w:val="both"/>
        <w:rPr>
          <w:rFonts w:ascii="Arial" w:hAnsi="Arial" w:cs="Arial"/>
          <w:color w:val="333333"/>
          <w:sz w:val="21"/>
          <w:szCs w:val="21"/>
        </w:rPr>
      </w:pPr>
      <w:r w:rsidRPr="00683B5E">
        <w:rPr>
          <w:rFonts w:ascii="Arial" w:hAnsi="Arial" w:cs="Arial"/>
          <w:color w:val="333333"/>
          <w:sz w:val="21"/>
          <w:szCs w:val="21"/>
        </w:rPr>
        <w:t>Your passion also gives you the potential to be a star performer. Colorful and dynamic, you have a commanding presence before any group. Yes, we can count on you to command our attention and generate excitement.</w:t>
      </w:r>
    </w:p>
    <w:p w14:paraId="6FE9E5E5" w14:textId="77777777" w:rsidR="00683B5E" w:rsidRPr="00683B5E" w:rsidRDefault="00683B5E" w:rsidP="00683B5E">
      <w:pPr>
        <w:shd w:val="clear" w:color="auto" w:fill="FFFFFF"/>
        <w:spacing w:before="100" w:beforeAutospacing="1" w:after="100" w:afterAutospacing="1" w:line="330" w:lineRule="atLeast"/>
        <w:jc w:val="both"/>
        <w:rPr>
          <w:rFonts w:ascii="Arial" w:hAnsi="Arial" w:cs="Arial"/>
          <w:color w:val="333333"/>
          <w:sz w:val="21"/>
          <w:szCs w:val="21"/>
        </w:rPr>
      </w:pPr>
      <w:r w:rsidRPr="00683B5E">
        <w:rPr>
          <w:rFonts w:ascii="Arial" w:hAnsi="Arial" w:cs="Arial"/>
          <w:color w:val="333333"/>
          <w:sz w:val="21"/>
          <w:szCs w:val="21"/>
        </w:rPr>
        <w:t>Interestingly, you have another side, that of the playful kitten. It is characterized not only by youthful innocence and optimism but also a playful sense of humor. You enjoy telling jokes, which are all the more funny because people usually see your serious side and are caught off guard to see you out of character.</w:t>
      </w:r>
    </w:p>
    <w:p w14:paraId="7B2569E4" w14:textId="77777777" w:rsidR="00683B5E" w:rsidRPr="00683B5E" w:rsidRDefault="00683B5E" w:rsidP="00683B5E">
      <w:pPr>
        <w:shd w:val="clear" w:color="auto" w:fill="FFFFFF"/>
        <w:spacing w:before="100" w:beforeAutospacing="1" w:after="100" w:afterAutospacing="1" w:line="330" w:lineRule="atLeast"/>
        <w:jc w:val="both"/>
        <w:rPr>
          <w:rFonts w:ascii="Arial" w:hAnsi="Arial" w:cs="Arial"/>
          <w:color w:val="333333"/>
          <w:sz w:val="21"/>
          <w:szCs w:val="21"/>
        </w:rPr>
      </w:pPr>
      <w:r w:rsidRPr="00683B5E">
        <w:rPr>
          <w:rFonts w:ascii="Arial" w:hAnsi="Arial" w:cs="Arial"/>
          <w:color w:val="333333"/>
          <w:sz w:val="21"/>
          <w:szCs w:val="21"/>
        </w:rPr>
        <w:t>Your kinder and gentler side also includes a genuine humanitarian streak. You are empathetic and keenly sense the emotions and feelings of others, to which you respond with compassion and a sincere desire to help when needed.</w:t>
      </w:r>
    </w:p>
    <w:p w14:paraId="655C38A7" w14:textId="77777777" w:rsidR="00683B5E" w:rsidRPr="00683B5E" w:rsidRDefault="00683B5E" w:rsidP="00683B5E">
      <w:pPr>
        <w:shd w:val="clear" w:color="auto" w:fill="FFFFFF"/>
        <w:spacing w:line="330" w:lineRule="atLeast"/>
        <w:jc w:val="both"/>
        <w:rPr>
          <w:rFonts w:ascii="Arial" w:eastAsia="Times New Roman" w:hAnsi="Arial" w:cs="Arial"/>
          <w:b/>
          <w:bCs/>
          <w:color w:val="EF316E"/>
          <w:sz w:val="36"/>
          <w:szCs w:val="36"/>
        </w:rPr>
      </w:pPr>
      <w:r w:rsidRPr="00683B5E">
        <w:rPr>
          <w:rFonts w:ascii="Arial" w:eastAsia="Times New Roman" w:hAnsi="Arial" w:cs="Arial"/>
          <w:b/>
          <w:bCs/>
          <w:color w:val="EF316E"/>
          <w:sz w:val="36"/>
          <w:szCs w:val="36"/>
        </w:rPr>
        <w:lastRenderedPageBreak/>
        <w:t>Negative Traits:</w:t>
      </w:r>
    </w:p>
    <w:p w14:paraId="1DF63D01" w14:textId="77777777" w:rsidR="00683B5E" w:rsidRPr="00683B5E" w:rsidRDefault="00683B5E" w:rsidP="00683B5E">
      <w:pPr>
        <w:shd w:val="clear" w:color="auto" w:fill="FFFFFF"/>
        <w:spacing w:line="330" w:lineRule="atLeast"/>
        <w:jc w:val="center"/>
        <w:rPr>
          <w:rFonts w:ascii="Arial" w:eastAsia="Times New Roman" w:hAnsi="Arial" w:cs="Arial"/>
          <w:color w:val="333333"/>
          <w:sz w:val="21"/>
          <w:szCs w:val="21"/>
        </w:rPr>
      </w:pPr>
      <w:r>
        <w:rPr>
          <w:rFonts w:ascii="Arial" w:eastAsia="Times New Roman" w:hAnsi="Arial" w:cs="Arial"/>
          <w:noProof/>
          <w:color w:val="333333"/>
          <w:sz w:val="21"/>
          <w:szCs w:val="21"/>
        </w:rPr>
        <w:drawing>
          <wp:inline distT="0" distB="0" distL="0" distR="0" wp14:anchorId="261E1C0E" wp14:editId="6C2718DA">
            <wp:extent cx="4445000" cy="3827145"/>
            <wp:effectExtent l="0" t="0" r="0" b="8255"/>
            <wp:docPr id="54" name="Picture 54" descr="http://www.onlinechineseastrology.com/couples-compatibility/Images/couples-compatibility-offer-report/img-1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descr="http://www.onlinechineseastrology.com/couples-compatibility/Images/couples-compatibility-offer-report/img-17.jpg"/>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4445000" cy="3827145"/>
                    </a:xfrm>
                    <a:prstGeom prst="rect">
                      <a:avLst/>
                    </a:prstGeom>
                    <a:noFill/>
                    <a:ln>
                      <a:noFill/>
                    </a:ln>
                  </pic:spPr>
                </pic:pic>
              </a:graphicData>
            </a:graphic>
          </wp:inline>
        </w:drawing>
      </w:r>
    </w:p>
    <w:p w14:paraId="0A8F1D24" w14:textId="77777777" w:rsidR="00683B5E" w:rsidRPr="00683B5E" w:rsidRDefault="00683B5E" w:rsidP="00683B5E">
      <w:pPr>
        <w:shd w:val="clear" w:color="auto" w:fill="FFFFFF"/>
        <w:spacing w:before="100" w:beforeAutospacing="1" w:after="100" w:afterAutospacing="1" w:line="330" w:lineRule="atLeast"/>
        <w:jc w:val="both"/>
        <w:rPr>
          <w:rFonts w:ascii="Arial" w:hAnsi="Arial" w:cs="Arial"/>
          <w:color w:val="333333"/>
          <w:sz w:val="21"/>
          <w:szCs w:val="21"/>
        </w:rPr>
      </w:pPr>
      <w:r w:rsidRPr="00683B5E">
        <w:rPr>
          <w:rFonts w:ascii="Arial" w:hAnsi="Arial" w:cs="Arial"/>
          <w:color w:val="333333"/>
          <w:sz w:val="21"/>
          <w:szCs w:val="21"/>
        </w:rPr>
        <w:t>Anxious, argumentative, authoritarian, critical, domineering, edgy, impatient, impulsive, narrow minded, rash, ruthless, self centered and temperamental.</w:t>
      </w:r>
    </w:p>
    <w:p w14:paraId="2F5DB663" w14:textId="77777777" w:rsidR="00683B5E" w:rsidRPr="00683B5E" w:rsidRDefault="00683B5E" w:rsidP="00683B5E">
      <w:pPr>
        <w:shd w:val="clear" w:color="auto" w:fill="FFFFFF"/>
        <w:spacing w:before="100" w:beforeAutospacing="1" w:after="100" w:afterAutospacing="1" w:line="330" w:lineRule="atLeast"/>
        <w:jc w:val="both"/>
        <w:rPr>
          <w:rFonts w:ascii="Arial" w:hAnsi="Arial" w:cs="Arial"/>
          <w:color w:val="333333"/>
          <w:sz w:val="21"/>
          <w:szCs w:val="21"/>
        </w:rPr>
      </w:pPr>
      <w:r w:rsidRPr="00683B5E">
        <w:rPr>
          <w:rFonts w:ascii="Arial" w:hAnsi="Arial" w:cs="Arial"/>
          <w:color w:val="333333"/>
          <w:sz w:val="21"/>
          <w:szCs w:val="21"/>
        </w:rPr>
        <w:t>The downside of the Tiger's passion is that it can lead to emotional distress, especially when frustrated by people or events. You have a tendency to be anxious and edgy. This uneasiness of mind could come from brooding fear about some contingency or simply a feeling of being tense or on edge.</w:t>
      </w:r>
    </w:p>
    <w:p w14:paraId="392AB24E" w14:textId="77777777" w:rsidR="00683B5E" w:rsidRPr="00683B5E" w:rsidRDefault="00683B5E" w:rsidP="00683B5E">
      <w:pPr>
        <w:shd w:val="clear" w:color="auto" w:fill="FFFFFF"/>
        <w:spacing w:before="100" w:beforeAutospacing="1" w:after="100" w:afterAutospacing="1" w:line="330" w:lineRule="atLeast"/>
        <w:jc w:val="both"/>
        <w:rPr>
          <w:rFonts w:ascii="Arial" w:hAnsi="Arial" w:cs="Arial"/>
          <w:color w:val="333333"/>
          <w:sz w:val="21"/>
          <w:szCs w:val="21"/>
        </w:rPr>
      </w:pPr>
      <w:r w:rsidRPr="00683B5E">
        <w:rPr>
          <w:rFonts w:ascii="Arial" w:hAnsi="Arial" w:cs="Arial"/>
          <w:color w:val="333333"/>
          <w:sz w:val="21"/>
          <w:szCs w:val="21"/>
        </w:rPr>
        <w:t>Your high energy level fueled by passion often makes you impatient. You want to do things right away and can become deeply frustrated with unplanned delays. Your rashness sometimes manifests itself as impulsive behavior. There is a bit of the fools rush in mentality in you. In other words, you do not always think things through before you act.</w:t>
      </w:r>
    </w:p>
    <w:p w14:paraId="360738F9" w14:textId="77777777" w:rsidR="00683B5E" w:rsidRPr="00683B5E" w:rsidRDefault="00683B5E" w:rsidP="00683B5E">
      <w:pPr>
        <w:shd w:val="clear" w:color="auto" w:fill="FFFFFF"/>
        <w:spacing w:before="100" w:beforeAutospacing="1" w:after="100" w:afterAutospacing="1" w:line="330" w:lineRule="atLeast"/>
        <w:jc w:val="both"/>
        <w:rPr>
          <w:rFonts w:ascii="Arial" w:hAnsi="Arial" w:cs="Arial"/>
          <w:color w:val="333333"/>
          <w:sz w:val="21"/>
          <w:szCs w:val="21"/>
        </w:rPr>
      </w:pPr>
      <w:r w:rsidRPr="00683B5E">
        <w:rPr>
          <w:rFonts w:ascii="Arial" w:hAnsi="Arial" w:cs="Arial"/>
          <w:color w:val="333333"/>
          <w:sz w:val="21"/>
          <w:szCs w:val="21"/>
        </w:rPr>
        <w:t xml:space="preserve">You have a tendency to be </w:t>
      </w:r>
      <w:proofErr w:type="gramStart"/>
      <w:r w:rsidRPr="00683B5E">
        <w:rPr>
          <w:rFonts w:ascii="Arial" w:hAnsi="Arial" w:cs="Arial"/>
          <w:color w:val="333333"/>
          <w:sz w:val="21"/>
          <w:szCs w:val="21"/>
        </w:rPr>
        <w:t>self centered</w:t>
      </w:r>
      <w:proofErr w:type="gramEnd"/>
      <w:r w:rsidRPr="00683B5E">
        <w:rPr>
          <w:rFonts w:ascii="Arial" w:hAnsi="Arial" w:cs="Arial"/>
          <w:color w:val="333333"/>
          <w:sz w:val="21"/>
          <w:szCs w:val="21"/>
        </w:rPr>
        <w:t xml:space="preserve">; so, this hasty action occasionally fails to take into consideration its affect on others. Your focus on yourself can manifest itself in a form of narrow mindedness as contempt for the interests of others. You also can hurt others by being overly critical and argumentative when they do not perform up to the high standards you set for yourself. And, you almost demand that they do. Your sign is a strong one, and it </w:t>
      </w:r>
      <w:r w:rsidRPr="00683B5E">
        <w:rPr>
          <w:rFonts w:ascii="Arial" w:hAnsi="Arial" w:cs="Arial"/>
          <w:color w:val="333333"/>
          <w:sz w:val="21"/>
          <w:szCs w:val="21"/>
        </w:rPr>
        <w:lastRenderedPageBreak/>
        <w:t>is not surprising you have a tendency to be authoritarian and domineering. At your worst, you can even be ruthless. It is not wise to cross you deliberately.</w:t>
      </w:r>
    </w:p>
    <w:p w14:paraId="4E216BBE" w14:textId="77777777" w:rsidR="00683B5E" w:rsidRPr="00683B5E" w:rsidRDefault="00683B5E" w:rsidP="00683B5E">
      <w:pPr>
        <w:shd w:val="clear" w:color="auto" w:fill="FFFFFF"/>
        <w:spacing w:line="330" w:lineRule="atLeast"/>
        <w:rPr>
          <w:rFonts w:ascii="Arial" w:eastAsia="Times New Roman" w:hAnsi="Arial" w:cs="Arial"/>
          <w:color w:val="333333"/>
          <w:sz w:val="21"/>
          <w:szCs w:val="21"/>
        </w:rPr>
      </w:pPr>
      <w:r w:rsidRPr="00683B5E">
        <w:rPr>
          <w:rFonts w:ascii="Times New Roman" w:eastAsia="Times New Roman" w:hAnsi="Times New Roman" w:cs="Times New Roman"/>
          <w:b/>
          <w:bCs/>
          <w:color w:val="FFFFFF"/>
          <w:sz w:val="28"/>
          <w:szCs w:val="28"/>
        </w:rPr>
        <w:t>  Dragon (Brad ’s Day Sign)</w:t>
      </w:r>
    </w:p>
    <w:p w14:paraId="732F3635" w14:textId="77777777" w:rsidR="00683B5E" w:rsidRPr="00683B5E" w:rsidRDefault="00683B5E" w:rsidP="00683B5E">
      <w:pPr>
        <w:shd w:val="clear" w:color="auto" w:fill="FFFFFF"/>
        <w:spacing w:line="330" w:lineRule="atLeast"/>
        <w:jc w:val="center"/>
        <w:rPr>
          <w:rFonts w:ascii="Arial" w:eastAsia="Times New Roman" w:hAnsi="Arial" w:cs="Arial"/>
          <w:color w:val="333333"/>
          <w:sz w:val="21"/>
          <w:szCs w:val="21"/>
        </w:rPr>
      </w:pPr>
      <w:r>
        <w:rPr>
          <w:rFonts w:ascii="Arial" w:eastAsia="Times New Roman" w:hAnsi="Arial" w:cs="Arial"/>
          <w:noProof/>
          <w:color w:val="333333"/>
          <w:sz w:val="21"/>
          <w:szCs w:val="21"/>
        </w:rPr>
        <w:drawing>
          <wp:inline distT="0" distB="0" distL="0" distR="0" wp14:anchorId="32F1663F" wp14:editId="71EC4CE2">
            <wp:extent cx="3369945" cy="3454400"/>
            <wp:effectExtent l="0" t="0" r="8255" b="0"/>
            <wp:docPr id="55" name="Picture 55" descr="http://www.onlinechineseastrology.com/couples-compatibility/images/couples-compatibility-offer-report/Dragon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descr="http://www.onlinechineseastrology.com/couples-compatibility/images/couples-compatibility-offer-report/Dragon2.jpg"/>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3369945" cy="3454400"/>
                    </a:xfrm>
                    <a:prstGeom prst="rect">
                      <a:avLst/>
                    </a:prstGeom>
                    <a:noFill/>
                    <a:ln>
                      <a:noFill/>
                    </a:ln>
                  </pic:spPr>
                </pic:pic>
              </a:graphicData>
            </a:graphic>
          </wp:inline>
        </w:drawing>
      </w:r>
    </w:p>
    <w:p w14:paraId="753F7574" w14:textId="77777777" w:rsidR="00683B5E" w:rsidRPr="00683B5E" w:rsidRDefault="00683B5E" w:rsidP="00683B5E">
      <w:pPr>
        <w:shd w:val="clear" w:color="auto" w:fill="FFFFFF"/>
        <w:spacing w:line="330" w:lineRule="atLeast"/>
        <w:jc w:val="center"/>
        <w:rPr>
          <w:rFonts w:ascii="Arial" w:eastAsia="Times New Roman" w:hAnsi="Arial" w:cs="Arial"/>
          <w:color w:val="333333"/>
          <w:sz w:val="21"/>
          <w:szCs w:val="21"/>
        </w:rPr>
      </w:pPr>
      <w:r w:rsidRPr="00683B5E">
        <w:rPr>
          <w:rFonts w:ascii="Arial" w:eastAsia="Times New Roman" w:hAnsi="Arial" w:cs="Arial"/>
          <w:i/>
          <w:iCs/>
          <w:color w:val="333333"/>
          <w:sz w:val="21"/>
          <w:szCs w:val="21"/>
        </w:rPr>
        <w:t>Dragon (Brad ’s Day Sign)</w:t>
      </w:r>
    </w:p>
    <w:p w14:paraId="1E89DA0E" w14:textId="77777777" w:rsidR="00683B5E" w:rsidRPr="00683B5E" w:rsidRDefault="00683B5E" w:rsidP="00683B5E">
      <w:pPr>
        <w:shd w:val="clear" w:color="auto" w:fill="FFFFFF"/>
        <w:spacing w:before="100" w:beforeAutospacing="1" w:after="100" w:afterAutospacing="1" w:line="330" w:lineRule="atLeast"/>
        <w:jc w:val="both"/>
        <w:rPr>
          <w:rFonts w:ascii="Arial" w:hAnsi="Arial" w:cs="Arial"/>
          <w:color w:val="333333"/>
          <w:sz w:val="21"/>
          <w:szCs w:val="21"/>
        </w:rPr>
      </w:pPr>
      <w:r w:rsidRPr="00683B5E">
        <w:rPr>
          <w:rFonts w:ascii="Arial" w:hAnsi="Arial" w:cs="Arial"/>
          <w:color w:val="333333"/>
          <w:sz w:val="21"/>
          <w:szCs w:val="21"/>
        </w:rPr>
        <w:t>To understand how the Dragon operates, it is important to know Dragon is a Yang and a heart sign.</w:t>
      </w:r>
    </w:p>
    <w:p w14:paraId="297F08C1" w14:textId="77777777" w:rsidR="00683B5E" w:rsidRPr="00683B5E" w:rsidRDefault="00683B5E" w:rsidP="00683B5E">
      <w:pPr>
        <w:shd w:val="clear" w:color="auto" w:fill="FFFFFF"/>
        <w:spacing w:before="100" w:beforeAutospacing="1" w:after="100" w:afterAutospacing="1" w:line="330" w:lineRule="atLeast"/>
        <w:jc w:val="both"/>
        <w:rPr>
          <w:rFonts w:ascii="Arial" w:hAnsi="Arial" w:cs="Arial"/>
          <w:color w:val="333333"/>
          <w:sz w:val="21"/>
          <w:szCs w:val="21"/>
        </w:rPr>
      </w:pPr>
      <w:r w:rsidRPr="00683B5E">
        <w:rPr>
          <w:rFonts w:ascii="Arial" w:hAnsi="Arial" w:cs="Arial"/>
          <w:color w:val="333333"/>
          <w:sz w:val="21"/>
          <w:szCs w:val="21"/>
        </w:rPr>
        <w:t>Being a Yang sign person, you are most effective using a direct, if not aggressive, approach to life. You tend to be proactive.</w:t>
      </w:r>
    </w:p>
    <w:p w14:paraId="097F9A66" w14:textId="77777777" w:rsidR="00683B5E" w:rsidRPr="00683B5E" w:rsidRDefault="00683B5E" w:rsidP="00683B5E">
      <w:pPr>
        <w:shd w:val="clear" w:color="auto" w:fill="FFFFFF"/>
        <w:spacing w:before="100" w:beforeAutospacing="1" w:after="100" w:afterAutospacing="1" w:line="330" w:lineRule="atLeast"/>
        <w:jc w:val="both"/>
        <w:rPr>
          <w:rFonts w:ascii="Arial" w:hAnsi="Arial" w:cs="Arial"/>
          <w:color w:val="333333"/>
          <w:sz w:val="21"/>
          <w:szCs w:val="21"/>
        </w:rPr>
      </w:pPr>
      <w:r w:rsidRPr="00683B5E">
        <w:rPr>
          <w:rFonts w:ascii="Arial" w:hAnsi="Arial" w:cs="Arial"/>
          <w:color w:val="333333"/>
          <w:sz w:val="21"/>
          <w:szCs w:val="21"/>
        </w:rPr>
        <w:t>As a heart sign person, you are most comfortable following your heart rather than basing decisions on logic</w:t>
      </w:r>
    </w:p>
    <w:p w14:paraId="7F52FD10" w14:textId="77777777" w:rsidR="00683B5E" w:rsidRPr="00683B5E" w:rsidRDefault="00683B5E" w:rsidP="00683B5E">
      <w:pPr>
        <w:shd w:val="clear" w:color="auto" w:fill="FFFFFF"/>
        <w:spacing w:line="330" w:lineRule="atLeast"/>
        <w:jc w:val="both"/>
        <w:rPr>
          <w:rFonts w:ascii="Arial" w:eastAsia="Times New Roman" w:hAnsi="Arial" w:cs="Arial"/>
          <w:b/>
          <w:bCs/>
          <w:color w:val="EF316E"/>
          <w:sz w:val="36"/>
          <w:szCs w:val="36"/>
        </w:rPr>
      </w:pPr>
      <w:r w:rsidRPr="00683B5E">
        <w:rPr>
          <w:rFonts w:ascii="Arial" w:eastAsia="Times New Roman" w:hAnsi="Arial" w:cs="Arial"/>
          <w:b/>
          <w:bCs/>
          <w:color w:val="EF316E"/>
          <w:sz w:val="36"/>
          <w:szCs w:val="36"/>
        </w:rPr>
        <w:t>Positive Traits:</w:t>
      </w:r>
    </w:p>
    <w:p w14:paraId="2DC34FFE" w14:textId="77777777" w:rsidR="00683B5E" w:rsidRPr="00683B5E" w:rsidRDefault="00683B5E" w:rsidP="00683B5E">
      <w:pPr>
        <w:shd w:val="clear" w:color="auto" w:fill="FFFFFF"/>
        <w:spacing w:line="330" w:lineRule="atLeast"/>
        <w:jc w:val="center"/>
        <w:rPr>
          <w:rFonts w:ascii="Arial" w:eastAsia="Times New Roman" w:hAnsi="Arial" w:cs="Arial"/>
          <w:color w:val="333333"/>
          <w:sz w:val="21"/>
          <w:szCs w:val="21"/>
        </w:rPr>
      </w:pPr>
      <w:r>
        <w:rPr>
          <w:rFonts w:ascii="Arial" w:eastAsia="Times New Roman" w:hAnsi="Arial" w:cs="Arial"/>
          <w:noProof/>
          <w:color w:val="333333"/>
          <w:sz w:val="21"/>
          <w:szCs w:val="21"/>
        </w:rPr>
        <w:lastRenderedPageBreak/>
        <w:drawing>
          <wp:inline distT="0" distB="0" distL="0" distR="0" wp14:anchorId="114E7DAE" wp14:editId="0B382E31">
            <wp:extent cx="3810000" cy="3810000"/>
            <wp:effectExtent l="0" t="0" r="0" b="0"/>
            <wp:docPr id="56" name="Picture 56" descr="http://www.onlinechineseastrology.com/couples-compatibility/Images/couples-compatibility-offer-report/img-1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descr="http://www.onlinechineseastrology.com/couples-compatibility/Images/couples-compatibility-offer-report/img-16.jpg"/>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3810000" cy="3810000"/>
                    </a:xfrm>
                    <a:prstGeom prst="rect">
                      <a:avLst/>
                    </a:prstGeom>
                    <a:noFill/>
                    <a:ln>
                      <a:noFill/>
                    </a:ln>
                  </pic:spPr>
                </pic:pic>
              </a:graphicData>
            </a:graphic>
          </wp:inline>
        </w:drawing>
      </w:r>
    </w:p>
    <w:p w14:paraId="38E07C72" w14:textId="77777777" w:rsidR="00683B5E" w:rsidRPr="00683B5E" w:rsidRDefault="00683B5E" w:rsidP="00683B5E">
      <w:pPr>
        <w:shd w:val="clear" w:color="auto" w:fill="FFFFFF"/>
        <w:spacing w:before="100" w:beforeAutospacing="1" w:after="100" w:afterAutospacing="1" w:line="330" w:lineRule="atLeast"/>
        <w:jc w:val="both"/>
        <w:rPr>
          <w:rFonts w:ascii="Arial" w:hAnsi="Arial" w:cs="Arial"/>
          <w:color w:val="333333"/>
          <w:sz w:val="21"/>
          <w:szCs w:val="21"/>
        </w:rPr>
      </w:pPr>
      <w:r w:rsidRPr="00683B5E">
        <w:rPr>
          <w:rFonts w:ascii="Arial" w:hAnsi="Arial" w:cs="Arial"/>
          <w:color w:val="333333"/>
          <w:sz w:val="21"/>
          <w:szCs w:val="21"/>
        </w:rPr>
        <w:t>Brave, decisive, dynamic, enchanting, exotic, fashionable, flamboyant, idealistic, imaginative, proud, self confident and tenacious.</w:t>
      </w:r>
    </w:p>
    <w:p w14:paraId="1712EB99" w14:textId="77777777" w:rsidR="00683B5E" w:rsidRPr="00683B5E" w:rsidRDefault="00683B5E" w:rsidP="00683B5E">
      <w:pPr>
        <w:shd w:val="clear" w:color="auto" w:fill="FFFFFF"/>
        <w:spacing w:before="100" w:beforeAutospacing="1" w:after="100" w:afterAutospacing="1" w:line="330" w:lineRule="atLeast"/>
        <w:jc w:val="both"/>
        <w:rPr>
          <w:rFonts w:ascii="Arial" w:hAnsi="Arial" w:cs="Arial"/>
          <w:color w:val="333333"/>
          <w:sz w:val="21"/>
          <w:szCs w:val="21"/>
        </w:rPr>
      </w:pPr>
      <w:r w:rsidRPr="00683B5E">
        <w:rPr>
          <w:rFonts w:ascii="Arial" w:hAnsi="Arial" w:cs="Arial"/>
          <w:color w:val="333333"/>
          <w:sz w:val="21"/>
          <w:szCs w:val="21"/>
        </w:rPr>
        <w:t>The flamboyant Dragon is an integral part of every Chinese New Year celebration, and why not! You often come across as strikingly or mysteriously different or unusual. Maybe it is your fashionable dress or your high energy.</w:t>
      </w:r>
    </w:p>
    <w:p w14:paraId="4BE4F950" w14:textId="77777777" w:rsidR="00683B5E" w:rsidRPr="00683B5E" w:rsidRDefault="00683B5E" w:rsidP="00683B5E">
      <w:pPr>
        <w:shd w:val="clear" w:color="auto" w:fill="FFFFFF"/>
        <w:spacing w:before="100" w:beforeAutospacing="1" w:after="100" w:afterAutospacing="1" w:line="330" w:lineRule="atLeast"/>
        <w:jc w:val="both"/>
        <w:rPr>
          <w:rFonts w:ascii="Arial" w:hAnsi="Arial" w:cs="Arial"/>
          <w:color w:val="333333"/>
          <w:sz w:val="21"/>
          <w:szCs w:val="21"/>
        </w:rPr>
      </w:pPr>
      <w:r w:rsidRPr="00683B5E">
        <w:rPr>
          <w:rFonts w:ascii="Arial" w:hAnsi="Arial" w:cs="Arial"/>
          <w:color w:val="333333"/>
          <w:sz w:val="21"/>
          <w:szCs w:val="21"/>
        </w:rPr>
        <w:t xml:space="preserve">It is no wonder you have a lot of pride and </w:t>
      </w:r>
      <w:proofErr w:type="gramStart"/>
      <w:r w:rsidRPr="00683B5E">
        <w:rPr>
          <w:rFonts w:ascii="Arial" w:hAnsi="Arial" w:cs="Arial"/>
          <w:color w:val="333333"/>
          <w:sz w:val="21"/>
          <w:szCs w:val="21"/>
        </w:rPr>
        <w:t>self confidence</w:t>
      </w:r>
      <w:proofErr w:type="gramEnd"/>
      <w:r w:rsidRPr="00683B5E">
        <w:rPr>
          <w:rFonts w:ascii="Arial" w:hAnsi="Arial" w:cs="Arial"/>
          <w:color w:val="333333"/>
          <w:sz w:val="21"/>
          <w:szCs w:val="21"/>
        </w:rPr>
        <w:t>. You generally command respect wherever you are. And, you are always on the go.</w:t>
      </w:r>
    </w:p>
    <w:p w14:paraId="2A3D5CC3" w14:textId="77777777" w:rsidR="00683B5E" w:rsidRPr="00683B5E" w:rsidRDefault="00683B5E" w:rsidP="00683B5E">
      <w:pPr>
        <w:shd w:val="clear" w:color="auto" w:fill="FFFFFF"/>
        <w:spacing w:before="100" w:beforeAutospacing="1" w:after="100" w:afterAutospacing="1" w:line="330" w:lineRule="atLeast"/>
        <w:jc w:val="both"/>
        <w:rPr>
          <w:rFonts w:ascii="Arial" w:hAnsi="Arial" w:cs="Arial"/>
          <w:color w:val="333333"/>
          <w:sz w:val="21"/>
          <w:szCs w:val="21"/>
        </w:rPr>
      </w:pPr>
      <w:r w:rsidRPr="00683B5E">
        <w:rPr>
          <w:rFonts w:ascii="Arial" w:hAnsi="Arial" w:cs="Arial"/>
          <w:color w:val="333333"/>
          <w:sz w:val="21"/>
          <w:szCs w:val="21"/>
        </w:rPr>
        <w:t>You boldly confront the mightiest obstacles and accept challenges that seem beyond the reach of others. You are not only decisive but, having made a decision, tenaciously hold onto the idea, moving heaven and earth if necessary, to fulfill your dreams.</w:t>
      </w:r>
    </w:p>
    <w:p w14:paraId="0F1C717F" w14:textId="77777777" w:rsidR="00683B5E" w:rsidRPr="00683B5E" w:rsidRDefault="00683B5E" w:rsidP="00683B5E">
      <w:pPr>
        <w:shd w:val="clear" w:color="auto" w:fill="FFFFFF"/>
        <w:spacing w:before="100" w:beforeAutospacing="1" w:after="100" w:afterAutospacing="1" w:line="330" w:lineRule="atLeast"/>
        <w:jc w:val="both"/>
        <w:rPr>
          <w:rFonts w:ascii="Arial" w:hAnsi="Arial" w:cs="Arial"/>
          <w:color w:val="333333"/>
          <w:sz w:val="21"/>
          <w:szCs w:val="21"/>
        </w:rPr>
      </w:pPr>
      <w:r w:rsidRPr="00683B5E">
        <w:rPr>
          <w:rFonts w:ascii="Arial" w:hAnsi="Arial" w:cs="Arial"/>
          <w:color w:val="333333"/>
          <w:sz w:val="21"/>
          <w:szCs w:val="21"/>
        </w:rPr>
        <w:t>And, with your limitless imagination, what dreams you have! As often as not they are very idealistic and geared toward the betterment of mankind.</w:t>
      </w:r>
    </w:p>
    <w:p w14:paraId="513AC1A5" w14:textId="77777777" w:rsidR="00683B5E" w:rsidRPr="00683B5E" w:rsidRDefault="00683B5E" w:rsidP="00683B5E">
      <w:pPr>
        <w:shd w:val="clear" w:color="auto" w:fill="FFFFFF"/>
        <w:spacing w:line="330" w:lineRule="atLeast"/>
        <w:jc w:val="both"/>
        <w:rPr>
          <w:rFonts w:ascii="Arial" w:eastAsia="Times New Roman" w:hAnsi="Arial" w:cs="Arial"/>
          <w:b/>
          <w:bCs/>
          <w:color w:val="EF316E"/>
          <w:sz w:val="36"/>
          <w:szCs w:val="36"/>
        </w:rPr>
      </w:pPr>
      <w:r w:rsidRPr="00683B5E">
        <w:rPr>
          <w:rFonts w:ascii="Arial" w:eastAsia="Times New Roman" w:hAnsi="Arial" w:cs="Arial"/>
          <w:b/>
          <w:bCs/>
          <w:color w:val="EF316E"/>
          <w:sz w:val="36"/>
          <w:szCs w:val="36"/>
        </w:rPr>
        <w:t>Negative Traits:</w:t>
      </w:r>
    </w:p>
    <w:p w14:paraId="5623ACBC" w14:textId="77777777" w:rsidR="00683B5E" w:rsidRPr="00683B5E" w:rsidRDefault="00683B5E" w:rsidP="00683B5E">
      <w:pPr>
        <w:shd w:val="clear" w:color="auto" w:fill="FFFFFF"/>
        <w:spacing w:line="330" w:lineRule="atLeast"/>
        <w:jc w:val="center"/>
        <w:rPr>
          <w:rFonts w:ascii="Arial" w:eastAsia="Times New Roman" w:hAnsi="Arial" w:cs="Arial"/>
          <w:color w:val="333333"/>
          <w:sz w:val="21"/>
          <w:szCs w:val="21"/>
        </w:rPr>
      </w:pPr>
      <w:r>
        <w:rPr>
          <w:rFonts w:ascii="Arial" w:eastAsia="Times New Roman" w:hAnsi="Arial" w:cs="Arial"/>
          <w:noProof/>
          <w:color w:val="333333"/>
          <w:sz w:val="21"/>
          <w:szCs w:val="21"/>
        </w:rPr>
        <w:lastRenderedPageBreak/>
        <w:drawing>
          <wp:inline distT="0" distB="0" distL="0" distR="0" wp14:anchorId="0550C733" wp14:editId="06F6A840">
            <wp:extent cx="4445000" cy="3827145"/>
            <wp:effectExtent l="0" t="0" r="0" b="8255"/>
            <wp:docPr id="57" name="Picture 57" descr="http://www.onlinechineseastrology.com/couples-compatibility/Images/couples-compatibility-offer-report/img-1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descr="http://www.onlinechineseastrology.com/couples-compatibility/Images/couples-compatibility-offer-report/img-17.jpg"/>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4445000" cy="3827145"/>
                    </a:xfrm>
                    <a:prstGeom prst="rect">
                      <a:avLst/>
                    </a:prstGeom>
                    <a:noFill/>
                    <a:ln>
                      <a:noFill/>
                    </a:ln>
                  </pic:spPr>
                </pic:pic>
              </a:graphicData>
            </a:graphic>
          </wp:inline>
        </w:drawing>
      </w:r>
    </w:p>
    <w:p w14:paraId="31A68150" w14:textId="77777777" w:rsidR="00683B5E" w:rsidRPr="00683B5E" w:rsidRDefault="00683B5E" w:rsidP="00683B5E">
      <w:pPr>
        <w:shd w:val="clear" w:color="auto" w:fill="FFFFFF"/>
        <w:spacing w:before="100" w:beforeAutospacing="1" w:after="100" w:afterAutospacing="1" w:line="330" w:lineRule="atLeast"/>
        <w:jc w:val="both"/>
        <w:rPr>
          <w:rFonts w:ascii="Arial" w:hAnsi="Arial" w:cs="Arial"/>
          <w:color w:val="333333"/>
          <w:sz w:val="21"/>
          <w:szCs w:val="21"/>
        </w:rPr>
      </w:pPr>
      <w:proofErr w:type="gramStart"/>
      <w:r w:rsidRPr="00683B5E">
        <w:rPr>
          <w:rFonts w:ascii="Arial" w:hAnsi="Arial" w:cs="Arial"/>
          <w:color w:val="333333"/>
          <w:sz w:val="21"/>
          <w:szCs w:val="21"/>
        </w:rPr>
        <w:t>Aggressive, authoritarian, conceited, dictatorial, dogmatic, domineering, eccentric, impractical, overzealous, superficial, tactless and unpredictable.</w:t>
      </w:r>
      <w:proofErr w:type="gramEnd"/>
      <w:r w:rsidRPr="00683B5E">
        <w:rPr>
          <w:rFonts w:ascii="Arial" w:hAnsi="Arial" w:cs="Arial"/>
          <w:color w:val="333333"/>
          <w:sz w:val="21"/>
          <w:szCs w:val="21"/>
        </w:rPr>
        <w:t xml:space="preserve"> Unfortunately, there are times the Dragon never gets beyond being a dreamer. Perhaps your big dreams are too impractical and you are just being fanciful. At times you might appear to people as a strange eccentric or just someone who is all talk and no action. All we can say for sure is you are unpredictable, and we can never know whether yours is the next great idea or just some crackpot scheme.</w:t>
      </w:r>
    </w:p>
    <w:p w14:paraId="5BBBABCF" w14:textId="77777777" w:rsidR="00683B5E" w:rsidRPr="00683B5E" w:rsidRDefault="00683B5E" w:rsidP="00683B5E">
      <w:pPr>
        <w:shd w:val="clear" w:color="auto" w:fill="FFFFFF"/>
        <w:spacing w:before="100" w:beforeAutospacing="1" w:after="100" w:afterAutospacing="1" w:line="330" w:lineRule="atLeast"/>
        <w:jc w:val="both"/>
        <w:rPr>
          <w:rFonts w:ascii="Arial" w:hAnsi="Arial" w:cs="Arial"/>
          <w:color w:val="333333"/>
          <w:sz w:val="21"/>
          <w:szCs w:val="21"/>
        </w:rPr>
      </w:pPr>
      <w:r w:rsidRPr="00683B5E">
        <w:rPr>
          <w:rFonts w:ascii="Arial" w:hAnsi="Arial" w:cs="Arial"/>
          <w:color w:val="333333"/>
          <w:sz w:val="21"/>
          <w:szCs w:val="21"/>
        </w:rPr>
        <w:t xml:space="preserve">What we can say is that it is not unusual for you to have an excessively high opinion of yourself. Call it vanity if you will. It does grate on the rest of us in those moments when it is obvious to us you are superficial and your behavior tactless. Although you rarely intend any malice (it is not really in you) your speech and mannerisms are occasionally insensitive and </w:t>
      </w:r>
      <w:proofErr w:type="gramStart"/>
      <w:r w:rsidRPr="00683B5E">
        <w:rPr>
          <w:rFonts w:ascii="Arial" w:hAnsi="Arial" w:cs="Arial"/>
          <w:color w:val="333333"/>
          <w:sz w:val="21"/>
          <w:szCs w:val="21"/>
        </w:rPr>
        <w:t>offensive.This</w:t>
      </w:r>
      <w:proofErr w:type="gramEnd"/>
      <w:r w:rsidRPr="00683B5E">
        <w:rPr>
          <w:rFonts w:ascii="Arial" w:hAnsi="Arial" w:cs="Arial"/>
          <w:color w:val="333333"/>
          <w:sz w:val="21"/>
          <w:szCs w:val="21"/>
        </w:rPr>
        <w:t xml:space="preserve"> is most apparent when you exercise leadership. You are often a born leader; yet, on occasion you resort to a dictatorial style. You can be oppressive or arrogantly overbearing towards others. You sometimes play the authoritarian and require blind obedience from your subordinates. Perhaps it is your overzealous enthusiasm for otherwise noble ends that causes you to slip into these behaviors.</w:t>
      </w:r>
    </w:p>
    <w:p w14:paraId="49BB048F" w14:textId="77777777" w:rsidR="00683B5E" w:rsidRPr="00683B5E" w:rsidRDefault="00683B5E" w:rsidP="00683B5E">
      <w:pPr>
        <w:rPr>
          <w:rFonts w:ascii="Times" w:eastAsia="Times New Roman" w:hAnsi="Times" w:cs="Times New Roman"/>
          <w:sz w:val="20"/>
          <w:szCs w:val="20"/>
        </w:rPr>
      </w:pPr>
    </w:p>
    <w:p w14:paraId="26AAAC0E" w14:textId="77777777" w:rsidR="004F68B1" w:rsidRDefault="004F68B1"/>
    <w:sectPr w:rsidR="004F68B1" w:rsidSect="004F68B1">
      <w:pgSz w:w="12240" w:h="15840"/>
      <w:pgMar w:top="1440" w:right="1800" w:bottom="1440" w:left="1800" w:header="720" w:footer="720" w:gutter="0"/>
      <w:cols w:space="720"/>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 w:id="10" w:author="Bill" w:date="2013-01-16T01:55:00Z" w:initials="B">
    <w:p w14:paraId="3FA165FC" w14:textId="77777777" w:rsidR="002928CC" w:rsidRDefault="002928CC">
      <w:pPr>
        <w:pStyle w:val="CommentText"/>
      </w:pPr>
      <w:r>
        <w:rPr>
          <w:rStyle w:val="CommentReference"/>
        </w:rPr>
        <w:annotationRef/>
      </w:r>
      <w:r>
        <w:t>Download PDF timed out/couldn’t download</w:t>
      </w:r>
    </w:p>
  </w:comment>
  <w:comment w:id="11" w:author="Bill" w:date="2013-01-16T01:55:00Z" w:initials="B">
    <w:p w14:paraId="2DD23A02" w14:textId="77777777" w:rsidR="00DA30A7" w:rsidRDefault="00DA30A7">
      <w:pPr>
        <w:pStyle w:val="CommentText"/>
      </w:pPr>
      <w:r>
        <w:rPr>
          <w:rStyle w:val="CommentReference"/>
        </w:rPr>
        <w:annotationRef/>
      </w:r>
      <w:r>
        <w:t>Chg product title: maybe simply: My Relationship</w:t>
      </w:r>
    </w:p>
  </w:comment>
  <w:comment w:id="12" w:author="Bill" w:date="2013-01-16T01:55:00Z" w:initials="B">
    <w:p w14:paraId="750820CF" w14:textId="77777777" w:rsidR="00DA30A7" w:rsidRDefault="00DA30A7">
      <w:pPr>
        <w:pStyle w:val="CommentText"/>
      </w:pPr>
      <w:r>
        <w:rPr>
          <w:rStyle w:val="CommentReference"/>
        </w:rPr>
        <w:annotationRef/>
      </w:r>
      <w:r>
        <w:t>Busy. The cupid graphic and the luo pan too close together. Drop the 2d graphic a couple of paragraphs</w:t>
      </w:r>
    </w:p>
  </w:comment>
  <w:comment w:id="13" w:author="Bill" w:date="2013-01-16T01:55:00Z" w:initials="B">
    <w:p w14:paraId="53DFAD58" w14:textId="77777777" w:rsidR="00DA30A7" w:rsidRDefault="00DA30A7" w:rsidP="00DA30A7">
      <w:pPr>
        <w:pStyle w:val="ListParagraph"/>
        <w:numPr>
          <w:ilvl w:val="0"/>
          <w:numId w:val="2"/>
        </w:numPr>
      </w:pPr>
      <w:r>
        <w:rPr>
          <w:rStyle w:val="CommentReference"/>
        </w:rPr>
        <w:annotationRef/>
      </w:r>
    </w:p>
    <w:p w14:paraId="4709E475" w14:textId="77777777" w:rsidR="00DA30A7" w:rsidRDefault="008840EA" w:rsidP="008840EA">
      <w:pPr>
        <w:pStyle w:val="ListParagraph"/>
        <w:ind w:left="0"/>
      </w:pPr>
      <w:r>
        <w:t>Fixed narrative could be better</w:t>
      </w:r>
    </w:p>
    <w:p w14:paraId="618E2E06" w14:textId="77777777" w:rsidR="00DA30A7" w:rsidRDefault="00DA30A7">
      <w:pPr>
        <w:pStyle w:val="CommentText"/>
      </w:pPr>
    </w:p>
  </w:comment>
  <w:comment w:id="36" w:author="Bill" w:date="2013-01-16T01:55:00Z" w:initials="B">
    <w:p w14:paraId="26888DFF" w14:textId="77777777" w:rsidR="00801AE0" w:rsidRDefault="00801AE0">
      <w:pPr>
        <w:pStyle w:val="CommentText"/>
      </w:pPr>
      <w:r>
        <w:rPr>
          <w:rStyle w:val="CommentReference"/>
        </w:rPr>
        <w:annotationRef/>
      </w:r>
      <w:r>
        <w:t>The % is the highlight of the reading, yet it is buried in narrative. How about a one by one and a half inch box with the % with a one by six inch box next to it with narrative?</w:t>
      </w:r>
    </w:p>
  </w:comment>
  <w:comment w:id="41" w:author="Bill" w:date="2013-01-16T01:55:00Z" w:initials="B">
    <w:p w14:paraId="5FBC461A" w14:textId="77777777" w:rsidR="008039F1" w:rsidRDefault="008039F1">
      <w:pPr>
        <w:pStyle w:val="CommentText"/>
      </w:pPr>
      <w:r>
        <w:rPr>
          <w:rStyle w:val="CommentReference"/>
        </w:rPr>
        <w:annotationRef/>
      </w:r>
      <w:r>
        <w:t>That don’t panic comment is dumb, esp when the % is (very) favorable</w:t>
      </w:r>
    </w:p>
  </w:comment>
  <w:comment w:id="50" w:author="Bill" w:date="2013-01-16T01:55:00Z" w:initials="B">
    <w:p w14:paraId="54DA44D0" w14:textId="77777777" w:rsidR="00DB7F7C" w:rsidRDefault="00DB7F7C">
      <w:pPr>
        <w:pStyle w:val="CommentText"/>
      </w:pPr>
      <w:r>
        <w:rPr>
          <w:rStyle w:val="CommentReference"/>
        </w:rPr>
        <w:annotationRef/>
      </w:r>
      <w:r>
        <w:t>Have to check ratings/spreadsheet. Majority is more consistent with say a 57% rating. 73</w:t>
      </w:r>
      <w:r w:rsidR="00F84B49">
        <w:t>% is more like most of the time.</w:t>
      </w:r>
    </w:p>
  </w:comment>
  <w:comment w:id="51" w:author="Bill" w:date="2013-01-16T01:55:00Z" w:initials="B">
    <w:p w14:paraId="548EB295" w14:textId="77777777" w:rsidR="00564DE3" w:rsidRDefault="00564DE3">
      <w:pPr>
        <w:pStyle w:val="CommentText"/>
      </w:pPr>
      <w:r>
        <w:rPr>
          <w:rStyle w:val="CommentReference"/>
        </w:rPr>
        <w:annotationRef/>
      </w:r>
      <w:r>
        <w:t>Again, graphics right on top of each other. Maybe move second ball to the right side of doc and quadruple space before “secondly”</w:t>
      </w:r>
    </w:p>
  </w:comment>
  <w:comment w:id="53" w:author="Bill" w:date="2013-01-16T01:55:00Z" w:initials="B">
    <w:p w14:paraId="0165E1DD" w14:textId="77777777" w:rsidR="00C14315" w:rsidRDefault="00C14315">
      <w:pPr>
        <w:pStyle w:val="CommentText"/>
      </w:pPr>
      <w:r>
        <w:rPr>
          <w:rStyle w:val="CommentReference"/>
        </w:rPr>
        <w:annotationRef/>
      </w:r>
      <w:r>
        <w:t>78% is not moderately good, it’s excellent. Have to check the spreadsheet to make sure the narratives match the ratings</w:t>
      </w:r>
    </w:p>
  </w:comment>
  <w:comment w:id="59" w:author="Bill" w:date="2013-01-16T01:55:00Z" w:initials="B">
    <w:p w14:paraId="3C9685B2" w14:textId="77777777" w:rsidR="00C140C1" w:rsidRDefault="00C140C1">
      <w:pPr>
        <w:pStyle w:val="CommentText"/>
      </w:pPr>
      <w:r>
        <w:rPr>
          <w:rStyle w:val="CommentReference"/>
        </w:rPr>
        <w:annotationRef/>
      </w:r>
      <w:r>
        <w:t>This is a major break and should be separated from the preceding text. How about a “bar” consisting of graphics for each of the 12 animal signs?</w:t>
      </w:r>
    </w:p>
  </w:comment>
  <w:comment w:id="91" w:author="Bill" w:date="2013-01-16T01:55:00Z" w:initials="B">
    <w:p w14:paraId="7593D029" w14:textId="77777777" w:rsidR="000E295F" w:rsidRDefault="000E295F">
      <w:pPr>
        <w:pStyle w:val="CommentText"/>
      </w:pPr>
      <w:r>
        <w:rPr>
          <w:rStyle w:val="CommentReference"/>
        </w:rPr>
        <w:annotationRef/>
      </w:r>
      <w:r>
        <w:t>Review narratives to be sure we’re being as personal as possible.</w:t>
      </w:r>
    </w:p>
  </w:comment>
  <w:comment w:id="96" w:author="Bill" w:date="2013-01-16T01:55:00Z" w:initials="B">
    <w:p w14:paraId="42A599AC" w14:textId="77777777" w:rsidR="00570A2F" w:rsidRDefault="00570A2F">
      <w:pPr>
        <w:pStyle w:val="CommentText"/>
      </w:pPr>
      <w:r>
        <w:rPr>
          <w:rStyle w:val="CommentReference"/>
        </w:rPr>
        <w:annotationRef/>
      </w:r>
      <w:r>
        <w:t>Review narratives to be sure we’re using contractions where possible to make the writing more conversationa.</w:t>
      </w:r>
    </w:p>
  </w:comment>
  <w:comment w:id="99" w:author="Bill" w:date="2013-01-16T01:55:00Z" w:initials="B">
    <w:p w14:paraId="66054129" w14:textId="77777777" w:rsidR="0055533D" w:rsidRDefault="0055533D">
      <w:pPr>
        <w:pStyle w:val="CommentText"/>
      </w:pPr>
      <w:r>
        <w:rPr>
          <w:rStyle w:val="CommentReference"/>
        </w:rPr>
        <w:annotationRef/>
      </w:r>
      <w:r>
        <w:t>Avoids the repetition and less pedantic</w:t>
      </w:r>
    </w:p>
  </w:comment>
  <w:comment w:id="100" w:author="Bill" w:date="2013-01-16T01:55:00Z" w:initials="B">
    <w:p w14:paraId="72A1AE63" w14:textId="77777777" w:rsidR="00EB7B44" w:rsidRDefault="00EB7B44">
      <w:pPr>
        <w:pStyle w:val="CommentText"/>
      </w:pPr>
      <w:r>
        <w:rPr>
          <w:rStyle w:val="CommentReference"/>
        </w:rPr>
        <w:annotationRef/>
      </w:r>
      <w:r>
        <w:t>Need to review all the narratives to make them more positive where possible.</w:t>
      </w:r>
    </w:p>
  </w:comment>
  <w:comment w:id="110" w:author="Bill" w:date="2013-01-16T02:00:00Z" w:initials="B">
    <w:p w14:paraId="3FAC0CC4" w14:textId="77777777" w:rsidR="00331C5D" w:rsidRDefault="00331C5D">
      <w:pPr>
        <w:pStyle w:val="CommentText"/>
      </w:pPr>
      <w:r>
        <w:rPr>
          <w:rStyle w:val="CommentReference"/>
        </w:rPr>
        <w:annotationRef/>
      </w:r>
      <w:r>
        <w:t>The Luck graphic has nothing to do with Luck.  How about a roulette wheel or whatev er?</w:t>
      </w:r>
    </w:p>
  </w:comment>
  <w:comment w:id="111" w:author="Bill" w:date="2013-01-16T02:02:00Z" w:initials="B">
    <w:p w14:paraId="46729E55" w14:textId="77777777" w:rsidR="00657BD9" w:rsidRDefault="00657BD9">
      <w:pPr>
        <w:pStyle w:val="CommentText"/>
      </w:pPr>
      <w:r>
        <w:rPr>
          <w:rStyle w:val="CommentReference"/>
        </w:rPr>
        <w:annotationRef/>
      </w:r>
      <w:proofErr w:type="gramStart"/>
      <w:r>
        <w:t>Might  be</w:t>
      </w:r>
      <w:proofErr w:type="gramEnd"/>
      <w:r>
        <w:t xml:space="preserve"> nice to have a graphic of the constructive and destructive cycles of the 5 elements first, with of course a comment saying there are these cycles.</w:t>
      </w:r>
    </w:p>
  </w:comment>
  <w:comment w:id="114" w:author="Bill" w:date="2013-01-16T02:03:00Z" w:initials="B">
    <w:p w14:paraId="363108A2" w14:textId="77777777" w:rsidR="00657BD9" w:rsidRDefault="00657BD9">
      <w:pPr>
        <w:pStyle w:val="CommentText"/>
      </w:pPr>
      <w:r>
        <w:rPr>
          <w:rStyle w:val="CommentReference"/>
        </w:rPr>
        <w:annotationRef/>
      </w:r>
      <w:r>
        <w:t>The hour match is missing. The program should be able to present 3 or 4 pillars depending on whether the client gave hour of birth.</w:t>
      </w:r>
    </w:p>
  </w:comment>
  <w:comment w:id="115" w:author="Bill" w:date="2013-01-16T02:06:00Z" w:initials="B">
    <w:p w14:paraId="1224FBF5" w14:textId="77777777" w:rsidR="00E54CED" w:rsidRDefault="00E54CED">
      <w:pPr>
        <w:pStyle w:val="CommentText"/>
      </w:pPr>
      <w:r>
        <w:rPr>
          <w:rStyle w:val="CommentReference"/>
        </w:rPr>
        <w:annotationRef/>
      </w:r>
      <w:r>
        <w:t xml:space="preserve">How? You can’t see it at all. </w:t>
      </w:r>
      <w:r w:rsidR="004602B5">
        <w:t xml:space="preserve">Need a graphic that shows the +/- 0/3/5 ratings we use. </w:t>
      </w:r>
      <w:r>
        <w:t>Also, there is a bug. For day pillar it says Earth to Fire, but there are two Earth graphics and no Fire.</w:t>
      </w:r>
    </w:p>
  </w:comment>
  <w:comment w:id="116" w:author="Bill" w:date="2013-01-16T02:09:00Z" w:initials="B">
    <w:p w14:paraId="2FE295F6" w14:textId="77777777" w:rsidR="003113F5" w:rsidRDefault="003113F5">
      <w:pPr>
        <w:pStyle w:val="CommentText"/>
      </w:pPr>
      <w:r>
        <w:rPr>
          <w:rStyle w:val="CommentReference"/>
        </w:rPr>
        <w:annotationRef/>
      </w:r>
      <w:r>
        <w:t>This graphic depicts romance, not complementing each other. Think geometry/complementary angles, two jagged pieces of paper that fit, two puzzle pieces about to be put together.</w:t>
      </w:r>
    </w:p>
  </w:comment>
  <w:comment w:id="121" w:author="Bill" w:date="2013-01-16T02:20:00Z" w:initials="B">
    <w:p w14:paraId="229FBB70" w14:textId="77777777" w:rsidR="003A454D" w:rsidRDefault="003A454D">
      <w:pPr>
        <w:pStyle w:val="CommentText"/>
      </w:pPr>
      <w:r>
        <w:rPr>
          <w:rStyle w:val="CommentReference"/>
        </w:rPr>
        <w:annotationRef/>
      </w:r>
      <w:r>
        <w:t>Dumb comment. Where is the overview/lead in to the narrative conclusion?</w:t>
      </w:r>
    </w:p>
  </w:comment>
  <w:comment w:id="124" w:author="Bill" w:date="2013-01-16T02:23:00Z" w:initials="B">
    <w:p w14:paraId="64E66C96" w14:textId="77777777" w:rsidR="00B63E22" w:rsidRDefault="00B63E22">
      <w:pPr>
        <w:pStyle w:val="CommentText"/>
      </w:pPr>
      <w:r>
        <w:rPr>
          <w:rStyle w:val="CommentReference"/>
        </w:rPr>
        <w:annotationRef/>
      </w:r>
      <w:r>
        <w:t>WTF! Did I write this nonsense subheading?</w:t>
      </w:r>
      <w:r w:rsidR="00CB15E9">
        <w:t xml:space="preserve"> Better, By the Way, Just What Is A Soul Mate?</w:t>
      </w:r>
    </w:p>
  </w:comment>
  <w:comment w:id="127" w:author="Bill" w:date="2013-01-16T02:25:00Z" w:initials="B">
    <w:p w14:paraId="76E09978" w14:textId="77777777" w:rsidR="0048408F" w:rsidRDefault="0048408F">
      <w:pPr>
        <w:pStyle w:val="CommentText"/>
      </w:pPr>
      <w:r>
        <w:rPr>
          <w:rStyle w:val="CommentReference"/>
        </w:rPr>
        <w:annotationRef/>
      </w:r>
      <w:r>
        <w:t>The program should be able to deal with the a/an issue.</w:t>
      </w:r>
    </w:p>
  </w:comment>
  <w:comment w:id="129" w:author="Bill" w:date="2013-01-16T02:29:00Z" w:initials="B">
    <w:p w14:paraId="216C8EC6" w14:textId="77777777" w:rsidR="00770294" w:rsidRDefault="00770294">
      <w:pPr>
        <w:pStyle w:val="CommentText"/>
      </w:pPr>
      <w:r>
        <w:rPr>
          <w:rStyle w:val="CommentReference"/>
        </w:rPr>
        <w:annotationRef/>
      </w:r>
      <w:r>
        <w:t>We went away from an introductory rating of the four pillars and then adjustment for cross signs, element mix, etc. Frankly, this grand conclusion is lame. Also, I have no idea if I should downgrade the overiew 78% excellent rating to very good, since I don’t know the math of the details, as we deleted that from our original product.</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Times">
    <w:panose1 w:val="02000500000000000000"/>
    <w:charset w:val="00"/>
    <w:family w:val="auto"/>
    <w:pitch w:val="variable"/>
    <w:sig w:usb0="00000003" w:usb1="00000000" w:usb2="00000000" w:usb3="00000000" w:csb0="00000001" w:csb1="00000000"/>
  </w:font>
  <w:font w:name="Lucida Grande">
    <w:panose1 w:val="020B0600040502020204"/>
    <w:charset w:val="00"/>
    <w:family w:val="auto"/>
    <w:pitch w:val="variable"/>
    <w:sig w:usb0="E1000AEF" w:usb1="5000A1FF" w:usb2="00000000" w:usb3="00000000" w:csb0="000001BF" w:csb1="00000000"/>
  </w:font>
  <w:font w:name="Arial">
    <w:panose1 w:val="020B0604020202020204"/>
    <w:charset w:val="00"/>
    <w:family w:val="auto"/>
    <w:pitch w:val="variable"/>
    <w:sig w:usb0="E0002AFF" w:usb1="C0007843" w:usb2="00000009" w:usb3="00000000" w:csb0="000001FF" w:csb1="00000000"/>
  </w:font>
  <w:font w:name="ＭＳ ゴシック">
    <w:charset w:val="4E"/>
    <w:family w:val="auto"/>
    <w:pitch w:val="variable"/>
    <w:sig w:usb0="E00002FF" w:usb1="6AC7FDFB" w:usb2="00000012" w:usb3="00000000" w:csb0="0002009F" w:csb1="00000000"/>
  </w:font>
  <w:font w:name="Calibri">
    <w:panose1 w:val="020F0502020204030204"/>
    <w:charset w:val="00"/>
    <w:family w:val="auto"/>
    <w:pitch w:val="variable"/>
    <w:sig w:usb0="E10002FF" w:usb1="4000ACFF" w:usb2="00000009" w:usb3="00000000" w:csb0="0000019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1CF0106"/>
    <w:multiLevelType w:val="hybridMultilevel"/>
    <w:tmpl w:val="A17492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37806713"/>
    <w:multiLevelType w:val="hybridMultilevel"/>
    <w:tmpl w:val="F8F2FA48"/>
    <w:lvl w:ilvl="0" w:tplc="3A5426F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0"/>
  <w:proofState w:grammar="clean"/>
  <w:trackRevisions/>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83B5E"/>
    <w:rsid w:val="0007489E"/>
    <w:rsid w:val="000E295F"/>
    <w:rsid w:val="00205646"/>
    <w:rsid w:val="00266AA7"/>
    <w:rsid w:val="002928CC"/>
    <w:rsid w:val="003113F5"/>
    <w:rsid w:val="00331C5D"/>
    <w:rsid w:val="00332880"/>
    <w:rsid w:val="003A454D"/>
    <w:rsid w:val="003D470B"/>
    <w:rsid w:val="0045610F"/>
    <w:rsid w:val="004602B5"/>
    <w:rsid w:val="0048408F"/>
    <w:rsid w:val="0049775A"/>
    <w:rsid w:val="004F68B1"/>
    <w:rsid w:val="0055533D"/>
    <w:rsid w:val="00564DE3"/>
    <w:rsid w:val="005668F9"/>
    <w:rsid w:val="00570A2F"/>
    <w:rsid w:val="00601A40"/>
    <w:rsid w:val="00657BD9"/>
    <w:rsid w:val="00683B5E"/>
    <w:rsid w:val="006F2DA2"/>
    <w:rsid w:val="00770294"/>
    <w:rsid w:val="007C5689"/>
    <w:rsid w:val="00801AE0"/>
    <w:rsid w:val="008039F1"/>
    <w:rsid w:val="0082568D"/>
    <w:rsid w:val="00875601"/>
    <w:rsid w:val="008840EA"/>
    <w:rsid w:val="008D05CF"/>
    <w:rsid w:val="00964C5B"/>
    <w:rsid w:val="009E692C"/>
    <w:rsid w:val="00A574DE"/>
    <w:rsid w:val="00B63E22"/>
    <w:rsid w:val="00B75C42"/>
    <w:rsid w:val="00C140C1"/>
    <w:rsid w:val="00C14315"/>
    <w:rsid w:val="00C31AB6"/>
    <w:rsid w:val="00CB15E9"/>
    <w:rsid w:val="00D8567D"/>
    <w:rsid w:val="00DA30A7"/>
    <w:rsid w:val="00DB7F7C"/>
    <w:rsid w:val="00E0579C"/>
    <w:rsid w:val="00E54CED"/>
    <w:rsid w:val="00E9031D"/>
    <w:rsid w:val="00EB7B44"/>
    <w:rsid w:val="00F84B49"/>
    <w:rsid w:val="00FA2D2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5D82FA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683B5E"/>
    <w:rPr>
      <w:color w:val="0000FF"/>
      <w:u w:val="single"/>
    </w:rPr>
  </w:style>
  <w:style w:type="character" w:customStyle="1" w:styleId="apple-converted-space">
    <w:name w:val="apple-converted-space"/>
    <w:basedOn w:val="DefaultParagraphFont"/>
    <w:rsid w:val="00683B5E"/>
  </w:style>
  <w:style w:type="paragraph" w:styleId="NormalWeb">
    <w:name w:val="Normal (Web)"/>
    <w:basedOn w:val="Normal"/>
    <w:uiPriority w:val="99"/>
    <w:semiHidden/>
    <w:unhideWhenUsed/>
    <w:rsid w:val="00683B5E"/>
    <w:pPr>
      <w:spacing w:before="100" w:beforeAutospacing="1" w:after="100" w:afterAutospacing="1"/>
    </w:pPr>
    <w:rPr>
      <w:rFonts w:ascii="Times" w:hAnsi="Times" w:cs="Times New Roman"/>
      <w:sz w:val="20"/>
      <w:szCs w:val="20"/>
    </w:rPr>
  </w:style>
  <w:style w:type="paragraph" w:styleId="BalloonText">
    <w:name w:val="Balloon Text"/>
    <w:basedOn w:val="Normal"/>
    <w:link w:val="BalloonTextChar"/>
    <w:uiPriority w:val="99"/>
    <w:semiHidden/>
    <w:unhideWhenUsed/>
    <w:rsid w:val="00683B5E"/>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683B5E"/>
    <w:rPr>
      <w:rFonts w:ascii="Lucida Grande" w:hAnsi="Lucida Grande" w:cs="Lucida Grande"/>
      <w:sz w:val="18"/>
      <w:szCs w:val="18"/>
    </w:rPr>
  </w:style>
  <w:style w:type="paragraph" w:styleId="ListParagraph">
    <w:name w:val="List Paragraph"/>
    <w:basedOn w:val="Normal"/>
    <w:uiPriority w:val="34"/>
    <w:qFormat/>
    <w:rsid w:val="002928CC"/>
    <w:pPr>
      <w:spacing w:after="200" w:line="276" w:lineRule="auto"/>
      <w:ind w:left="720"/>
      <w:contextualSpacing/>
    </w:pPr>
    <w:rPr>
      <w:rFonts w:eastAsiaTheme="minorHAnsi"/>
      <w:sz w:val="22"/>
      <w:szCs w:val="22"/>
    </w:rPr>
  </w:style>
  <w:style w:type="character" w:styleId="CommentReference">
    <w:name w:val="annotation reference"/>
    <w:basedOn w:val="DefaultParagraphFont"/>
    <w:uiPriority w:val="99"/>
    <w:semiHidden/>
    <w:unhideWhenUsed/>
    <w:rsid w:val="002928CC"/>
    <w:rPr>
      <w:sz w:val="16"/>
      <w:szCs w:val="16"/>
    </w:rPr>
  </w:style>
  <w:style w:type="paragraph" w:styleId="CommentText">
    <w:name w:val="annotation text"/>
    <w:basedOn w:val="Normal"/>
    <w:link w:val="CommentTextChar"/>
    <w:uiPriority w:val="99"/>
    <w:semiHidden/>
    <w:unhideWhenUsed/>
    <w:rsid w:val="002928CC"/>
    <w:rPr>
      <w:sz w:val="20"/>
      <w:szCs w:val="20"/>
    </w:rPr>
  </w:style>
  <w:style w:type="character" w:customStyle="1" w:styleId="CommentTextChar">
    <w:name w:val="Comment Text Char"/>
    <w:basedOn w:val="DefaultParagraphFont"/>
    <w:link w:val="CommentText"/>
    <w:uiPriority w:val="99"/>
    <w:semiHidden/>
    <w:rsid w:val="002928CC"/>
    <w:rPr>
      <w:sz w:val="20"/>
      <w:szCs w:val="20"/>
    </w:rPr>
  </w:style>
  <w:style w:type="paragraph" w:styleId="CommentSubject">
    <w:name w:val="annotation subject"/>
    <w:basedOn w:val="CommentText"/>
    <w:next w:val="CommentText"/>
    <w:link w:val="CommentSubjectChar"/>
    <w:uiPriority w:val="99"/>
    <w:semiHidden/>
    <w:unhideWhenUsed/>
    <w:rsid w:val="002928CC"/>
    <w:rPr>
      <w:b/>
      <w:bCs/>
    </w:rPr>
  </w:style>
  <w:style w:type="character" w:customStyle="1" w:styleId="CommentSubjectChar">
    <w:name w:val="Comment Subject Char"/>
    <w:basedOn w:val="CommentTextChar"/>
    <w:link w:val="CommentSubject"/>
    <w:uiPriority w:val="99"/>
    <w:semiHidden/>
    <w:rsid w:val="002928CC"/>
    <w:rPr>
      <w:b/>
      <w:bCs/>
      <w:sz w:val="20"/>
      <w:szCs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683B5E"/>
    <w:rPr>
      <w:color w:val="0000FF"/>
      <w:u w:val="single"/>
    </w:rPr>
  </w:style>
  <w:style w:type="character" w:customStyle="1" w:styleId="apple-converted-space">
    <w:name w:val="apple-converted-space"/>
    <w:basedOn w:val="DefaultParagraphFont"/>
    <w:rsid w:val="00683B5E"/>
  </w:style>
  <w:style w:type="paragraph" w:styleId="NormalWeb">
    <w:name w:val="Normal (Web)"/>
    <w:basedOn w:val="Normal"/>
    <w:uiPriority w:val="99"/>
    <w:semiHidden/>
    <w:unhideWhenUsed/>
    <w:rsid w:val="00683B5E"/>
    <w:pPr>
      <w:spacing w:before="100" w:beforeAutospacing="1" w:after="100" w:afterAutospacing="1"/>
    </w:pPr>
    <w:rPr>
      <w:rFonts w:ascii="Times" w:hAnsi="Times" w:cs="Times New Roman"/>
      <w:sz w:val="20"/>
      <w:szCs w:val="20"/>
    </w:rPr>
  </w:style>
  <w:style w:type="paragraph" w:styleId="BalloonText">
    <w:name w:val="Balloon Text"/>
    <w:basedOn w:val="Normal"/>
    <w:link w:val="BalloonTextChar"/>
    <w:uiPriority w:val="99"/>
    <w:semiHidden/>
    <w:unhideWhenUsed/>
    <w:rsid w:val="00683B5E"/>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683B5E"/>
    <w:rPr>
      <w:rFonts w:ascii="Lucida Grande" w:hAnsi="Lucida Grande" w:cs="Lucida Grande"/>
      <w:sz w:val="18"/>
      <w:szCs w:val="18"/>
    </w:rPr>
  </w:style>
  <w:style w:type="paragraph" w:styleId="ListParagraph">
    <w:name w:val="List Paragraph"/>
    <w:basedOn w:val="Normal"/>
    <w:uiPriority w:val="34"/>
    <w:qFormat/>
    <w:rsid w:val="002928CC"/>
    <w:pPr>
      <w:spacing w:after="200" w:line="276" w:lineRule="auto"/>
      <w:ind w:left="720"/>
      <w:contextualSpacing/>
    </w:pPr>
    <w:rPr>
      <w:rFonts w:eastAsiaTheme="minorHAnsi"/>
      <w:sz w:val="22"/>
      <w:szCs w:val="22"/>
    </w:rPr>
  </w:style>
  <w:style w:type="character" w:styleId="CommentReference">
    <w:name w:val="annotation reference"/>
    <w:basedOn w:val="DefaultParagraphFont"/>
    <w:uiPriority w:val="99"/>
    <w:semiHidden/>
    <w:unhideWhenUsed/>
    <w:rsid w:val="002928CC"/>
    <w:rPr>
      <w:sz w:val="16"/>
      <w:szCs w:val="16"/>
    </w:rPr>
  </w:style>
  <w:style w:type="paragraph" w:styleId="CommentText">
    <w:name w:val="annotation text"/>
    <w:basedOn w:val="Normal"/>
    <w:link w:val="CommentTextChar"/>
    <w:uiPriority w:val="99"/>
    <w:semiHidden/>
    <w:unhideWhenUsed/>
    <w:rsid w:val="002928CC"/>
    <w:rPr>
      <w:sz w:val="20"/>
      <w:szCs w:val="20"/>
    </w:rPr>
  </w:style>
  <w:style w:type="character" w:customStyle="1" w:styleId="CommentTextChar">
    <w:name w:val="Comment Text Char"/>
    <w:basedOn w:val="DefaultParagraphFont"/>
    <w:link w:val="CommentText"/>
    <w:uiPriority w:val="99"/>
    <w:semiHidden/>
    <w:rsid w:val="002928CC"/>
    <w:rPr>
      <w:sz w:val="20"/>
      <w:szCs w:val="20"/>
    </w:rPr>
  </w:style>
  <w:style w:type="paragraph" w:styleId="CommentSubject">
    <w:name w:val="annotation subject"/>
    <w:basedOn w:val="CommentText"/>
    <w:next w:val="CommentText"/>
    <w:link w:val="CommentSubjectChar"/>
    <w:uiPriority w:val="99"/>
    <w:semiHidden/>
    <w:unhideWhenUsed/>
    <w:rsid w:val="002928CC"/>
    <w:rPr>
      <w:b/>
      <w:bCs/>
    </w:rPr>
  </w:style>
  <w:style w:type="character" w:customStyle="1" w:styleId="CommentSubjectChar">
    <w:name w:val="Comment Subject Char"/>
    <w:basedOn w:val="CommentTextChar"/>
    <w:link w:val="CommentSubject"/>
    <w:uiPriority w:val="99"/>
    <w:semiHidden/>
    <w:rsid w:val="002928CC"/>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00209093">
      <w:bodyDiv w:val="1"/>
      <w:marLeft w:val="0"/>
      <w:marRight w:val="0"/>
      <w:marTop w:val="0"/>
      <w:marBottom w:val="0"/>
      <w:divBdr>
        <w:top w:val="none" w:sz="0" w:space="0" w:color="auto"/>
        <w:left w:val="none" w:sz="0" w:space="0" w:color="auto"/>
        <w:bottom w:val="none" w:sz="0" w:space="0" w:color="auto"/>
        <w:right w:val="none" w:sz="0" w:space="0" w:color="auto"/>
      </w:divBdr>
      <w:divsChild>
        <w:div w:id="2125536776">
          <w:marLeft w:val="0"/>
          <w:marRight w:val="0"/>
          <w:marTop w:val="0"/>
          <w:marBottom w:val="0"/>
          <w:divBdr>
            <w:top w:val="none" w:sz="0" w:space="0" w:color="auto"/>
            <w:left w:val="none" w:sz="0" w:space="0" w:color="auto"/>
            <w:bottom w:val="none" w:sz="0" w:space="0" w:color="auto"/>
            <w:right w:val="none" w:sz="0" w:space="0" w:color="auto"/>
          </w:divBdr>
        </w:div>
        <w:div w:id="1370958062">
          <w:marLeft w:val="0"/>
          <w:marRight w:val="0"/>
          <w:marTop w:val="0"/>
          <w:marBottom w:val="0"/>
          <w:divBdr>
            <w:top w:val="none" w:sz="0" w:space="0" w:color="auto"/>
            <w:left w:val="none" w:sz="0" w:space="0" w:color="auto"/>
            <w:bottom w:val="none" w:sz="0" w:space="0" w:color="auto"/>
            <w:right w:val="none" w:sz="0" w:space="0" w:color="auto"/>
          </w:divBdr>
          <w:divsChild>
            <w:div w:id="1399548080">
              <w:marLeft w:val="0"/>
              <w:marRight w:val="0"/>
              <w:marTop w:val="0"/>
              <w:marBottom w:val="0"/>
              <w:divBdr>
                <w:top w:val="none" w:sz="0" w:space="0" w:color="auto"/>
                <w:left w:val="none" w:sz="0" w:space="0" w:color="auto"/>
                <w:bottom w:val="none" w:sz="0" w:space="0" w:color="auto"/>
                <w:right w:val="none" w:sz="0" w:space="0" w:color="auto"/>
              </w:divBdr>
              <w:divsChild>
                <w:div w:id="1271931447">
                  <w:marLeft w:val="0"/>
                  <w:marRight w:val="0"/>
                  <w:marTop w:val="0"/>
                  <w:marBottom w:val="0"/>
                  <w:divBdr>
                    <w:top w:val="none" w:sz="0" w:space="0" w:color="auto"/>
                    <w:left w:val="none" w:sz="0" w:space="0" w:color="auto"/>
                    <w:bottom w:val="none" w:sz="0" w:space="0" w:color="auto"/>
                    <w:right w:val="none" w:sz="0" w:space="0" w:color="auto"/>
                  </w:divBdr>
                </w:div>
                <w:div w:id="403336426">
                  <w:marLeft w:val="0"/>
                  <w:marRight w:val="0"/>
                  <w:marTop w:val="150"/>
                  <w:marBottom w:val="150"/>
                  <w:divBdr>
                    <w:top w:val="none" w:sz="0" w:space="0" w:color="auto"/>
                    <w:left w:val="none" w:sz="0" w:space="0" w:color="auto"/>
                    <w:bottom w:val="none" w:sz="0" w:space="0" w:color="auto"/>
                    <w:right w:val="none" w:sz="0" w:space="0" w:color="auto"/>
                  </w:divBdr>
                  <w:divsChild>
                    <w:div w:id="933132767">
                      <w:marLeft w:val="0"/>
                      <w:marRight w:val="0"/>
                      <w:marTop w:val="0"/>
                      <w:marBottom w:val="0"/>
                      <w:divBdr>
                        <w:top w:val="none" w:sz="0" w:space="0" w:color="auto"/>
                        <w:left w:val="none" w:sz="0" w:space="0" w:color="auto"/>
                        <w:bottom w:val="none" w:sz="0" w:space="0" w:color="auto"/>
                        <w:right w:val="none" w:sz="0" w:space="0" w:color="auto"/>
                      </w:divBdr>
                    </w:div>
                    <w:div w:id="59326502">
                      <w:marLeft w:val="0"/>
                      <w:marRight w:val="0"/>
                      <w:marTop w:val="0"/>
                      <w:marBottom w:val="0"/>
                      <w:divBdr>
                        <w:top w:val="none" w:sz="0" w:space="0" w:color="auto"/>
                        <w:left w:val="none" w:sz="0" w:space="0" w:color="auto"/>
                        <w:bottom w:val="none" w:sz="0" w:space="0" w:color="auto"/>
                        <w:right w:val="none" w:sz="0" w:space="0" w:color="auto"/>
                      </w:divBdr>
                    </w:div>
                    <w:div w:id="67583494">
                      <w:marLeft w:val="0"/>
                      <w:marRight w:val="0"/>
                      <w:marTop w:val="0"/>
                      <w:marBottom w:val="0"/>
                      <w:divBdr>
                        <w:top w:val="none" w:sz="0" w:space="0" w:color="auto"/>
                        <w:left w:val="none" w:sz="0" w:space="0" w:color="auto"/>
                        <w:bottom w:val="none" w:sz="0" w:space="0" w:color="auto"/>
                        <w:right w:val="none" w:sz="0" w:space="0" w:color="auto"/>
                      </w:divBdr>
                    </w:div>
                  </w:divsChild>
                </w:div>
                <w:div w:id="145245856">
                  <w:marLeft w:val="0"/>
                  <w:marRight w:val="0"/>
                  <w:marTop w:val="0"/>
                  <w:marBottom w:val="0"/>
                  <w:divBdr>
                    <w:top w:val="none" w:sz="0" w:space="0" w:color="auto"/>
                    <w:left w:val="none" w:sz="0" w:space="0" w:color="auto"/>
                    <w:bottom w:val="none" w:sz="0" w:space="0" w:color="auto"/>
                    <w:right w:val="none" w:sz="0" w:space="0" w:color="auto"/>
                  </w:divBdr>
                </w:div>
                <w:div w:id="242029958">
                  <w:marLeft w:val="0"/>
                  <w:marRight w:val="0"/>
                  <w:marTop w:val="0"/>
                  <w:marBottom w:val="0"/>
                  <w:divBdr>
                    <w:top w:val="none" w:sz="0" w:space="0" w:color="auto"/>
                    <w:left w:val="none" w:sz="0" w:space="0" w:color="auto"/>
                    <w:bottom w:val="none" w:sz="0" w:space="0" w:color="auto"/>
                    <w:right w:val="none" w:sz="0" w:space="0" w:color="auto"/>
                  </w:divBdr>
                </w:div>
                <w:div w:id="1162700643">
                  <w:marLeft w:val="0"/>
                  <w:marRight w:val="0"/>
                  <w:marTop w:val="0"/>
                  <w:marBottom w:val="0"/>
                  <w:divBdr>
                    <w:top w:val="none" w:sz="0" w:space="0" w:color="auto"/>
                    <w:left w:val="none" w:sz="0" w:space="0" w:color="auto"/>
                    <w:bottom w:val="none" w:sz="0" w:space="0" w:color="auto"/>
                    <w:right w:val="none" w:sz="0" w:space="0" w:color="auto"/>
                  </w:divBdr>
                </w:div>
                <w:div w:id="1562524689">
                  <w:marLeft w:val="0"/>
                  <w:marRight w:val="0"/>
                  <w:marTop w:val="0"/>
                  <w:marBottom w:val="0"/>
                  <w:divBdr>
                    <w:top w:val="none" w:sz="0" w:space="0" w:color="auto"/>
                    <w:left w:val="none" w:sz="0" w:space="0" w:color="auto"/>
                    <w:bottom w:val="none" w:sz="0" w:space="0" w:color="auto"/>
                    <w:right w:val="none" w:sz="0" w:space="0" w:color="auto"/>
                  </w:divBdr>
                </w:div>
                <w:div w:id="2086873662">
                  <w:marLeft w:val="0"/>
                  <w:marRight w:val="0"/>
                  <w:marTop w:val="0"/>
                  <w:marBottom w:val="0"/>
                  <w:divBdr>
                    <w:top w:val="none" w:sz="0" w:space="0" w:color="auto"/>
                    <w:left w:val="none" w:sz="0" w:space="0" w:color="auto"/>
                    <w:bottom w:val="none" w:sz="0" w:space="0" w:color="auto"/>
                    <w:right w:val="none" w:sz="0" w:space="0" w:color="auto"/>
                  </w:divBdr>
                </w:div>
                <w:div w:id="660086345">
                  <w:marLeft w:val="0"/>
                  <w:marRight w:val="0"/>
                  <w:marTop w:val="0"/>
                  <w:marBottom w:val="0"/>
                  <w:divBdr>
                    <w:top w:val="none" w:sz="0" w:space="0" w:color="auto"/>
                    <w:left w:val="none" w:sz="0" w:space="0" w:color="auto"/>
                    <w:bottom w:val="none" w:sz="0" w:space="0" w:color="auto"/>
                    <w:right w:val="none" w:sz="0" w:space="0" w:color="auto"/>
                  </w:divBdr>
                </w:div>
                <w:div w:id="1992244402">
                  <w:marLeft w:val="0"/>
                  <w:marRight w:val="0"/>
                  <w:marTop w:val="0"/>
                  <w:marBottom w:val="0"/>
                  <w:divBdr>
                    <w:top w:val="none" w:sz="0" w:space="0" w:color="auto"/>
                    <w:left w:val="none" w:sz="0" w:space="0" w:color="auto"/>
                    <w:bottom w:val="single" w:sz="12" w:space="0" w:color="FCD6E2"/>
                    <w:right w:val="none" w:sz="0" w:space="0" w:color="auto"/>
                  </w:divBdr>
                </w:div>
                <w:div w:id="515995846">
                  <w:marLeft w:val="0"/>
                  <w:marRight w:val="0"/>
                  <w:marTop w:val="0"/>
                  <w:marBottom w:val="0"/>
                  <w:divBdr>
                    <w:top w:val="none" w:sz="0" w:space="0" w:color="auto"/>
                    <w:left w:val="none" w:sz="0" w:space="0" w:color="auto"/>
                    <w:bottom w:val="none" w:sz="0" w:space="0" w:color="auto"/>
                    <w:right w:val="none" w:sz="0" w:space="0" w:color="auto"/>
                  </w:divBdr>
                </w:div>
                <w:div w:id="1868719180">
                  <w:marLeft w:val="450"/>
                  <w:marRight w:val="0"/>
                  <w:marTop w:val="0"/>
                  <w:marBottom w:val="0"/>
                  <w:divBdr>
                    <w:top w:val="none" w:sz="0" w:space="0" w:color="auto"/>
                    <w:left w:val="none" w:sz="0" w:space="0" w:color="auto"/>
                    <w:bottom w:val="none" w:sz="0" w:space="0" w:color="auto"/>
                    <w:right w:val="none" w:sz="0" w:space="0" w:color="auto"/>
                  </w:divBdr>
                </w:div>
                <w:div w:id="1856840548">
                  <w:marLeft w:val="450"/>
                  <w:marRight w:val="0"/>
                  <w:marTop w:val="0"/>
                  <w:marBottom w:val="0"/>
                  <w:divBdr>
                    <w:top w:val="none" w:sz="0" w:space="0" w:color="auto"/>
                    <w:left w:val="none" w:sz="0" w:space="0" w:color="auto"/>
                    <w:bottom w:val="none" w:sz="0" w:space="0" w:color="auto"/>
                    <w:right w:val="none" w:sz="0" w:space="0" w:color="auto"/>
                  </w:divBdr>
                </w:div>
                <w:div w:id="1210458508">
                  <w:marLeft w:val="0"/>
                  <w:marRight w:val="0"/>
                  <w:marTop w:val="0"/>
                  <w:marBottom w:val="0"/>
                  <w:divBdr>
                    <w:top w:val="none" w:sz="0" w:space="0" w:color="auto"/>
                    <w:left w:val="none" w:sz="0" w:space="0" w:color="auto"/>
                    <w:bottom w:val="single" w:sz="12" w:space="0" w:color="FCD6E2"/>
                    <w:right w:val="none" w:sz="0" w:space="0" w:color="auto"/>
                  </w:divBdr>
                </w:div>
                <w:div w:id="358894615">
                  <w:marLeft w:val="0"/>
                  <w:marRight w:val="0"/>
                  <w:marTop w:val="0"/>
                  <w:marBottom w:val="0"/>
                  <w:divBdr>
                    <w:top w:val="none" w:sz="0" w:space="0" w:color="auto"/>
                    <w:left w:val="none" w:sz="0" w:space="0" w:color="auto"/>
                    <w:bottom w:val="none" w:sz="0" w:space="0" w:color="auto"/>
                    <w:right w:val="none" w:sz="0" w:space="0" w:color="auto"/>
                  </w:divBdr>
                </w:div>
                <w:div w:id="674696672">
                  <w:marLeft w:val="0"/>
                  <w:marRight w:val="0"/>
                  <w:marTop w:val="0"/>
                  <w:marBottom w:val="0"/>
                  <w:divBdr>
                    <w:top w:val="none" w:sz="0" w:space="0" w:color="auto"/>
                    <w:left w:val="none" w:sz="0" w:space="0" w:color="auto"/>
                    <w:bottom w:val="none" w:sz="0" w:space="0" w:color="auto"/>
                    <w:right w:val="none" w:sz="0" w:space="0" w:color="auto"/>
                  </w:divBdr>
                </w:div>
                <w:div w:id="1716932662">
                  <w:marLeft w:val="0"/>
                  <w:marRight w:val="0"/>
                  <w:marTop w:val="0"/>
                  <w:marBottom w:val="0"/>
                  <w:divBdr>
                    <w:top w:val="none" w:sz="0" w:space="0" w:color="auto"/>
                    <w:left w:val="none" w:sz="0" w:space="0" w:color="auto"/>
                    <w:bottom w:val="single" w:sz="12" w:space="0" w:color="FCD6E2"/>
                    <w:right w:val="none" w:sz="0" w:space="0" w:color="auto"/>
                  </w:divBdr>
                </w:div>
                <w:div w:id="1215192971">
                  <w:marLeft w:val="0"/>
                  <w:marRight w:val="0"/>
                  <w:marTop w:val="0"/>
                  <w:marBottom w:val="0"/>
                  <w:divBdr>
                    <w:top w:val="none" w:sz="0" w:space="0" w:color="auto"/>
                    <w:left w:val="none" w:sz="0" w:space="0" w:color="auto"/>
                    <w:bottom w:val="single" w:sz="12" w:space="0" w:color="FCD6E2"/>
                    <w:right w:val="none" w:sz="0" w:space="0" w:color="auto"/>
                  </w:divBdr>
                </w:div>
                <w:div w:id="1797018098">
                  <w:marLeft w:val="0"/>
                  <w:marRight w:val="0"/>
                  <w:marTop w:val="0"/>
                  <w:marBottom w:val="0"/>
                  <w:divBdr>
                    <w:top w:val="none" w:sz="0" w:space="0" w:color="auto"/>
                    <w:left w:val="none" w:sz="0" w:space="0" w:color="auto"/>
                    <w:bottom w:val="none" w:sz="0" w:space="0" w:color="auto"/>
                    <w:right w:val="single" w:sz="12" w:space="22" w:color="FCD6E2"/>
                  </w:divBdr>
                </w:div>
                <w:div w:id="1570991684">
                  <w:marLeft w:val="0"/>
                  <w:marRight w:val="0"/>
                  <w:marTop w:val="0"/>
                  <w:marBottom w:val="0"/>
                  <w:divBdr>
                    <w:top w:val="none" w:sz="0" w:space="0" w:color="auto"/>
                    <w:left w:val="none" w:sz="0" w:space="0" w:color="auto"/>
                    <w:bottom w:val="single" w:sz="12" w:space="0" w:color="FCD6E2"/>
                    <w:right w:val="none" w:sz="0" w:space="0" w:color="auto"/>
                  </w:divBdr>
                </w:div>
                <w:div w:id="1042243018">
                  <w:marLeft w:val="0"/>
                  <w:marRight w:val="0"/>
                  <w:marTop w:val="0"/>
                  <w:marBottom w:val="0"/>
                  <w:divBdr>
                    <w:top w:val="none" w:sz="0" w:space="0" w:color="auto"/>
                    <w:left w:val="none" w:sz="0" w:space="0" w:color="auto"/>
                    <w:bottom w:val="single" w:sz="12" w:space="0" w:color="FCD6E2"/>
                    <w:right w:val="none" w:sz="0" w:space="0" w:color="auto"/>
                  </w:divBdr>
                </w:div>
                <w:div w:id="1005667897">
                  <w:marLeft w:val="0"/>
                  <w:marRight w:val="0"/>
                  <w:marTop w:val="0"/>
                  <w:marBottom w:val="0"/>
                  <w:divBdr>
                    <w:top w:val="none" w:sz="0" w:space="0" w:color="auto"/>
                    <w:left w:val="none" w:sz="0" w:space="0" w:color="auto"/>
                    <w:bottom w:val="single" w:sz="12" w:space="0" w:color="FCD6E2"/>
                    <w:right w:val="none" w:sz="0" w:space="0" w:color="auto"/>
                  </w:divBdr>
                </w:div>
                <w:div w:id="553083620">
                  <w:marLeft w:val="0"/>
                  <w:marRight w:val="0"/>
                  <w:marTop w:val="0"/>
                  <w:marBottom w:val="0"/>
                  <w:divBdr>
                    <w:top w:val="none" w:sz="0" w:space="0" w:color="auto"/>
                    <w:left w:val="none" w:sz="0" w:space="0" w:color="auto"/>
                    <w:bottom w:val="none" w:sz="0" w:space="0" w:color="auto"/>
                    <w:right w:val="none" w:sz="0" w:space="0" w:color="auto"/>
                  </w:divBdr>
                </w:div>
                <w:div w:id="1623417544">
                  <w:marLeft w:val="0"/>
                  <w:marRight w:val="0"/>
                  <w:marTop w:val="0"/>
                  <w:marBottom w:val="0"/>
                  <w:divBdr>
                    <w:top w:val="none" w:sz="0" w:space="0" w:color="auto"/>
                    <w:left w:val="none" w:sz="0" w:space="0" w:color="auto"/>
                    <w:bottom w:val="none" w:sz="0" w:space="0" w:color="auto"/>
                    <w:right w:val="none" w:sz="0" w:space="0" w:color="auto"/>
                  </w:divBdr>
                </w:div>
                <w:div w:id="640230692">
                  <w:marLeft w:val="0"/>
                  <w:marRight w:val="0"/>
                  <w:marTop w:val="0"/>
                  <w:marBottom w:val="0"/>
                  <w:divBdr>
                    <w:top w:val="none" w:sz="0" w:space="0" w:color="auto"/>
                    <w:left w:val="none" w:sz="0" w:space="0" w:color="auto"/>
                    <w:bottom w:val="none" w:sz="0" w:space="0" w:color="auto"/>
                    <w:right w:val="none" w:sz="0" w:space="0" w:color="auto"/>
                  </w:divBdr>
                </w:div>
                <w:div w:id="1458600372">
                  <w:marLeft w:val="0"/>
                  <w:marRight w:val="0"/>
                  <w:marTop w:val="0"/>
                  <w:marBottom w:val="0"/>
                  <w:divBdr>
                    <w:top w:val="none" w:sz="0" w:space="0" w:color="auto"/>
                    <w:left w:val="none" w:sz="0" w:space="0" w:color="auto"/>
                    <w:bottom w:val="none" w:sz="0" w:space="0" w:color="auto"/>
                    <w:right w:val="none" w:sz="0" w:space="0" w:color="auto"/>
                  </w:divBdr>
                </w:div>
                <w:div w:id="429276073">
                  <w:marLeft w:val="0"/>
                  <w:marRight w:val="0"/>
                  <w:marTop w:val="0"/>
                  <w:marBottom w:val="0"/>
                  <w:divBdr>
                    <w:top w:val="none" w:sz="0" w:space="0" w:color="auto"/>
                    <w:left w:val="none" w:sz="0" w:space="0" w:color="auto"/>
                    <w:bottom w:val="none" w:sz="0" w:space="0" w:color="auto"/>
                    <w:right w:val="none" w:sz="0" w:space="0" w:color="auto"/>
                  </w:divBdr>
                </w:div>
                <w:div w:id="1522470870">
                  <w:marLeft w:val="0"/>
                  <w:marRight w:val="0"/>
                  <w:marTop w:val="0"/>
                  <w:marBottom w:val="0"/>
                  <w:divBdr>
                    <w:top w:val="none" w:sz="0" w:space="0" w:color="auto"/>
                    <w:left w:val="none" w:sz="0" w:space="0" w:color="auto"/>
                    <w:bottom w:val="none" w:sz="0" w:space="0" w:color="auto"/>
                    <w:right w:val="none" w:sz="0" w:space="0" w:color="auto"/>
                  </w:divBdr>
                </w:div>
                <w:div w:id="409884576">
                  <w:marLeft w:val="0"/>
                  <w:marRight w:val="0"/>
                  <w:marTop w:val="0"/>
                  <w:marBottom w:val="0"/>
                  <w:divBdr>
                    <w:top w:val="none" w:sz="0" w:space="0" w:color="auto"/>
                    <w:left w:val="none" w:sz="0" w:space="0" w:color="auto"/>
                    <w:bottom w:val="single" w:sz="12" w:space="0" w:color="FCD6E2"/>
                    <w:right w:val="none" w:sz="0" w:space="0" w:color="auto"/>
                  </w:divBdr>
                </w:div>
                <w:div w:id="1195340776">
                  <w:marLeft w:val="450"/>
                  <w:marRight w:val="450"/>
                  <w:marTop w:val="0"/>
                  <w:marBottom w:val="0"/>
                  <w:divBdr>
                    <w:top w:val="none" w:sz="0" w:space="0" w:color="auto"/>
                    <w:left w:val="none" w:sz="0" w:space="0" w:color="auto"/>
                    <w:bottom w:val="none" w:sz="0" w:space="0" w:color="auto"/>
                    <w:right w:val="none" w:sz="0" w:space="0" w:color="auto"/>
                  </w:divBdr>
                </w:div>
                <w:div w:id="775756944">
                  <w:marLeft w:val="0"/>
                  <w:marRight w:val="0"/>
                  <w:marTop w:val="0"/>
                  <w:marBottom w:val="0"/>
                  <w:divBdr>
                    <w:top w:val="none" w:sz="0" w:space="0" w:color="auto"/>
                    <w:left w:val="none" w:sz="0" w:space="0" w:color="auto"/>
                    <w:bottom w:val="single" w:sz="12" w:space="0" w:color="FCD6E2"/>
                    <w:right w:val="none" w:sz="0" w:space="0" w:color="auto"/>
                  </w:divBdr>
                </w:div>
                <w:div w:id="1405950029">
                  <w:marLeft w:val="0"/>
                  <w:marRight w:val="0"/>
                  <w:marTop w:val="0"/>
                  <w:marBottom w:val="0"/>
                  <w:divBdr>
                    <w:top w:val="none" w:sz="0" w:space="0" w:color="auto"/>
                    <w:left w:val="none" w:sz="0" w:space="0" w:color="auto"/>
                    <w:bottom w:val="single" w:sz="12" w:space="0" w:color="FCD6E2"/>
                    <w:right w:val="none" w:sz="0" w:space="0" w:color="auto"/>
                  </w:divBdr>
                </w:div>
                <w:div w:id="1512446683">
                  <w:marLeft w:val="0"/>
                  <w:marRight w:val="0"/>
                  <w:marTop w:val="0"/>
                  <w:marBottom w:val="0"/>
                  <w:divBdr>
                    <w:top w:val="none" w:sz="0" w:space="0" w:color="auto"/>
                    <w:left w:val="none" w:sz="0" w:space="0" w:color="auto"/>
                    <w:bottom w:val="single" w:sz="12" w:space="0" w:color="FCD6E2"/>
                    <w:right w:val="none" w:sz="0" w:space="0" w:color="auto"/>
                  </w:divBdr>
                </w:div>
                <w:div w:id="1304508230">
                  <w:marLeft w:val="0"/>
                  <w:marRight w:val="0"/>
                  <w:marTop w:val="0"/>
                  <w:marBottom w:val="0"/>
                  <w:divBdr>
                    <w:top w:val="none" w:sz="0" w:space="0" w:color="auto"/>
                    <w:left w:val="none" w:sz="0" w:space="0" w:color="auto"/>
                    <w:bottom w:val="single" w:sz="12" w:space="0" w:color="FCD6E2"/>
                    <w:right w:val="none" w:sz="0" w:space="0" w:color="auto"/>
                  </w:divBdr>
                </w:div>
                <w:div w:id="602415398">
                  <w:marLeft w:val="0"/>
                  <w:marRight w:val="0"/>
                  <w:marTop w:val="0"/>
                  <w:marBottom w:val="0"/>
                  <w:divBdr>
                    <w:top w:val="none" w:sz="0" w:space="0" w:color="auto"/>
                    <w:left w:val="none" w:sz="0" w:space="0" w:color="auto"/>
                    <w:bottom w:val="single" w:sz="12" w:space="0" w:color="FCD6E2"/>
                    <w:right w:val="none" w:sz="0" w:space="0" w:color="auto"/>
                  </w:divBdr>
                </w:div>
                <w:div w:id="1040133904">
                  <w:marLeft w:val="0"/>
                  <w:marRight w:val="0"/>
                  <w:marTop w:val="0"/>
                  <w:marBottom w:val="0"/>
                  <w:divBdr>
                    <w:top w:val="none" w:sz="0" w:space="0" w:color="auto"/>
                    <w:left w:val="none" w:sz="0" w:space="0" w:color="auto"/>
                    <w:bottom w:val="single" w:sz="12" w:space="0" w:color="FCD6E2"/>
                    <w:right w:val="none" w:sz="0" w:space="0" w:color="auto"/>
                  </w:divBdr>
                </w:div>
                <w:div w:id="13579854">
                  <w:marLeft w:val="0"/>
                  <w:marRight w:val="0"/>
                  <w:marTop w:val="0"/>
                  <w:marBottom w:val="0"/>
                  <w:divBdr>
                    <w:top w:val="none" w:sz="0" w:space="0" w:color="auto"/>
                    <w:left w:val="none" w:sz="0" w:space="0" w:color="auto"/>
                    <w:bottom w:val="single" w:sz="12" w:space="0" w:color="FCD6E2"/>
                    <w:right w:val="none" w:sz="0" w:space="0" w:color="auto"/>
                  </w:divBdr>
                </w:div>
                <w:div w:id="1704204561">
                  <w:marLeft w:val="0"/>
                  <w:marRight w:val="0"/>
                  <w:marTop w:val="0"/>
                  <w:marBottom w:val="0"/>
                  <w:divBdr>
                    <w:top w:val="none" w:sz="0" w:space="0" w:color="auto"/>
                    <w:left w:val="none" w:sz="0" w:space="0" w:color="auto"/>
                    <w:bottom w:val="single" w:sz="12" w:space="0" w:color="FCD6E2"/>
                    <w:right w:val="none" w:sz="0" w:space="0" w:color="auto"/>
                  </w:divBdr>
                </w:div>
                <w:div w:id="831602607">
                  <w:marLeft w:val="0"/>
                  <w:marRight w:val="0"/>
                  <w:marTop w:val="0"/>
                  <w:marBottom w:val="0"/>
                  <w:divBdr>
                    <w:top w:val="none" w:sz="0" w:space="0" w:color="auto"/>
                    <w:left w:val="none" w:sz="0" w:space="0" w:color="auto"/>
                    <w:bottom w:val="single" w:sz="12" w:space="0" w:color="FCD6E2"/>
                    <w:right w:val="none" w:sz="0" w:space="0" w:color="auto"/>
                  </w:divBdr>
                </w:div>
                <w:div w:id="1127116866">
                  <w:marLeft w:val="0"/>
                  <w:marRight w:val="0"/>
                  <w:marTop w:val="0"/>
                  <w:marBottom w:val="0"/>
                  <w:divBdr>
                    <w:top w:val="none" w:sz="0" w:space="0" w:color="auto"/>
                    <w:left w:val="none" w:sz="0" w:space="0" w:color="auto"/>
                    <w:bottom w:val="single" w:sz="12" w:space="0" w:color="FCD6E2"/>
                    <w:right w:val="none" w:sz="0" w:space="0" w:color="auto"/>
                  </w:divBdr>
                </w:div>
                <w:div w:id="1092437113">
                  <w:marLeft w:val="0"/>
                  <w:marRight w:val="0"/>
                  <w:marTop w:val="0"/>
                  <w:marBottom w:val="0"/>
                  <w:divBdr>
                    <w:top w:val="none" w:sz="0" w:space="0" w:color="auto"/>
                    <w:left w:val="none" w:sz="0" w:space="0" w:color="auto"/>
                    <w:bottom w:val="single" w:sz="12" w:space="0" w:color="FCD6E2"/>
                    <w:right w:val="none" w:sz="0" w:space="0" w:color="auto"/>
                  </w:divBdr>
                </w:div>
                <w:div w:id="2005550173">
                  <w:marLeft w:val="0"/>
                  <w:marRight w:val="0"/>
                  <w:marTop w:val="0"/>
                  <w:marBottom w:val="0"/>
                  <w:divBdr>
                    <w:top w:val="none" w:sz="0" w:space="0" w:color="auto"/>
                    <w:left w:val="none" w:sz="0" w:space="0" w:color="auto"/>
                    <w:bottom w:val="single" w:sz="12" w:space="0" w:color="FCD6E2"/>
                    <w:right w:val="none" w:sz="0" w:space="0" w:color="auto"/>
                  </w:divBdr>
                </w:div>
                <w:div w:id="1206210139">
                  <w:marLeft w:val="0"/>
                  <w:marRight w:val="0"/>
                  <w:marTop w:val="0"/>
                  <w:marBottom w:val="0"/>
                  <w:divBdr>
                    <w:top w:val="none" w:sz="0" w:space="0" w:color="auto"/>
                    <w:left w:val="none" w:sz="0" w:space="0" w:color="auto"/>
                    <w:bottom w:val="single" w:sz="12" w:space="0" w:color="FCD6E2"/>
                    <w:right w:val="none" w:sz="0" w:space="0" w:color="auto"/>
                  </w:divBdr>
                </w:div>
                <w:div w:id="330836391">
                  <w:marLeft w:val="0"/>
                  <w:marRight w:val="0"/>
                  <w:marTop w:val="0"/>
                  <w:marBottom w:val="0"/>
                  <w:divBdr>
                    <w:top w:val="none" w:sz="0" w:space="0" w:color="auto"/>
                    <w:left w:val="none" w:sz="0" w:space="0" w:color="auto"/>
                    <w:bottom w:val="single" w:sz="12" w:space="0" w:color="FCD6E2"/>
                    <w:right w:val="none" w:sz="0" w:space="0" w:color="auto"/>
                  </w:divBdr>
                </w:div>
                <w:div w:id="131027353">
                  <w:marLeft w:val="0"/>
                  <w:marRight w:val="0"/>
                  <w:marTop w:val="0"/>
                  <w:marBottom w:val="0"/>
                  <w:divBdr>
                    <w:top w:val="none" w:sz="0" w:space="0" w:color="auto"/>
                    <w:left w:val="none" w:sz="0" w:space="0" w:color="auto"/>
                    <w:bottom w:val="single" w:sz="12" w:space="0" w:color="FCD6E2"/>
                    <w:right w:val="none" w:sz="0" w:space="0" w:color="auto"/>
                  </w:divBdr>
                </w:div>
                <w:div w:id="1867281718">
                  <w:marLeft w:val="0"/>
                  <w:marRight w:val="0"/>
                  <w:marTop w:val="0"/>
                  <w:marBottom w:val="0"/>
                  <w:divBdr>
                    <w:top w:val="none" w:sz="0" w:space="0" w:color="auto"/>
                    <w:left w:val="none" w:sz="0" w:space="0" w:color="auto"/>
                    <w:bottom w:val="single" w:sz="12" w:space="0" w:color="FCD6E2"/>
                    <w:right w:val="none" w:sz="0" w:space="0" w:color="auto"/>
                  </w:divBdr>
                </w:div>
              </w:divsChild>
            </w:div>
          </w:divsChild>
        </w:div>
      </w:divsChild>
    </w:div>
  </w:divs>
  <w:allowPNG/>
  <w:doNotSaveAsSingleFile/>
</w:webSettings>
</file>

<file path=word/_rels/document.xml.rels><?xml version="1.0" encoding="UTF-8" standalone="yes"?>
<Relationships xmlns="http://schemas.openxmlformats.org/package/2006/relationships"><Relationship Id="rId46" Type="http://schemas.openxmlformats.org/officeDocument/2006/relationships/image" Target="media/image37.jpeg"/><Relationship Id="rId47" Type="http://schemas.openxmlformats.org/officeDocument/2006/relationships/image" Target="media/image38.jpeg"/><Relationship Id="rId48" Type="http://schemas.openxmlformats.org/officeDocument/2006/relationships/image" Target="media/image39.jpeg"/><Relationship Id="rId49" Type="http://schemas.openxmlformats.org/officeDocument/2006/relationships/image" Target="media/image40.jpeg"/><Relationship Id="rId20" Type="http://schemas.openxmlformats.org/officeDocument/2006/relationships/image" Target="media/image11.jpeg"/><Relationship Id="rId21" Type="http://schemas.openxmlformats.org/officeDocument/2006/relationships/image" Target="media/image12.png"/><Relationship Id="rId22" Type="http://schemas.openxmlformats.org/officeDocument/2006/relationships/image" Target="media/image13.jpeg"/><Relationship Id="rId23" Type="http://schemas.openxmlformats.org/officeDocument/2006/relationships/image" Target="media/image14.png"/><Relationship Id="rId24" Type="http://schemas.openxmlformats.org/officeDocument/2006/relationships/image" Target="media/image15.jpeg"/><Relationship Id="rId25" Type="http://schemas.openxmlformats.org/officeDocument/2006/relationships/image" Target="media/image16.jpeg"/><Relationship Id="rId26" Type="http://schemas.openxmlformats.org/officeDocument/2006/relationships/image" Target="media/image17.jpe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jpeg"/><Relationship Id="rId50" Type="http://schemas.openxmlformats.org/officeDocument/2006/relationships/fontTable" Target="fontTable.xml"/><Relationship Id="rId51"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30" Type="http://schemas.openxmlformats.org/officeDocument/2006/relationships/image" Target="media/image21.png"/><Relationship Id="rId31" Type="http://schemas.openxmlformats.org/officeDocument/2006/relationships/image" Target="media/image22.png"/><Relationship Id="rId32" Type="http://schemas.openxmlformats.org/officeDocument/2006/relationships/image" Target="media/image23.png"/><Relationship Id="rId9" Type="http://schemas.openxmlformats.org/officeDocument/2006/relationships/hyperlink" Target="http://www.firepig.com/firepigReading/PDFExporter.aspx?url=http://www.onlinechineseastrology.com/couples-compatibility/report.aspx?guid=B9B0BE7C-B733-4236-95AD-E6BF0C62990C&amp;name=Relationship_Insight" TargetMode="External"/><Relationship Id="rId6" Type="http://schemas.openxmlformats.org/officeDocument/2006/relationships/webSettings" Target="webSettings.xml"/><Relationship Id="rId7" Type="http://schemas.openxmlformats.org/officeDocument/2006/relationships/hyperlink" Target="http://www.firepig.com/firepigReading/PDFExporter.aspx?url=http://www.onlinechineseastrology.com/couples-compatibility/report.aspx?guid=B9B0BE7C-B733-4236-95AD-E6BF0C62990C&amp;name=Relationship_Insight" TargetMode="External"/><Relationship Id="rId8" Type="http://schemas.openxmlformats.org/officeDocument/2006/relationships/image" Target="media/image1.jpeg"/><Relationship Id="rId33" Type="http://schemas.openxmlformats.org/officeDocument/2006/relationships/image" Target="media/image24.png"/><Relationship Id="rId34" Type="http://schemas.openxmlformats.org/officeDocument/2006/relationships/image" Target="media/image25.png"/><Relationship Id="rId35" Type="http://schemas.openxmlformats.org/officeDocument/2006/relationships/image" Target="media/image26.png"/><Relationship Id="rId36" Type="http://schemas.openxmlformats.org/officeDocument/2006/relationships/image" Target="media/image27.png"/><Relationship Id="rId10" Type="http://schemas.openxmlformats.org/officeDocument/2006/relationships/comments" Target="comments.xml"/><Relationship Id="rId11" Type="http://schemas.openxmlformats.org/officeDocument/2006/relationships/image" Target="media/image2.jpeg"/><Relationship Id="rId12" Type="http://schemas.openxmlformats.org/officeDocument/2006/relationships/image" Target="media/image3.jpeg"/><Relationship Id="rId13" Type="http://schemas.openxmlformats.org/officeDocument/2006/relationships/image" Target="media/image4.jpeg"/><Relationship Id="rId14" Type="http://schemas.openxmlformats.org/officeDocument/2006/relationships/image" Target="media/image5.jpeg"/><Relationship Id="rId15" Type="http://schemas.openxmlformats.org/officeDocument/2006/relationships/image" Target="media/image6.jpeg"/><Relationship Id="rId16" Type="http://schemas.openxmlformats.org/officeDocument/2006/relationships/image" Target="media/image7.jpe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jpeg"/><Relationship Id="rId37" Type="http://schemas.openxmlformats.org/officeDocument/2006/relationships/image" Target="media/image28.png"/><Relationship Id="rId38" Type="http://schemas.openxmlformats.org/officeDocument/2006/relationships/image" Target="media/image29.png"/><Relationship Id="rId39" Type="http://schemas.openxmlformats.org/officeDocument/2006/relationships/image" Target="media/image30.png"/><Relationship Id="rId40" Type="http://schemas.openxmlformats.org/officeDocument/2006/relationships/image" Target="media/image31.jpeg"/><Relationship Id="rId41" Type="http://schemas.openxmlformats.org/officeDocument/2006/relationships/image" Target="media/image32.jpeg"/><Relationship Id="rId42" Type="http://schemas.openxmlformats.org/officeDocument/2006/relationships/image" Target="media/image33.jpeg"/><Relationship Id="rId43" Type="http://schemas.openxmlformats.org/officeDocument/2006/relationships/image" Target="media/image34.jpeg"/><Relationship Id="rId44" Type="http://schemas.openxmlformats.org/officeDocument/2006/relationships/image" Target="media/image35.jpeg"/><Relationship Id="rId45" Type="http://schemas.openxmlformats.org/officeDocument/2006/relationships/image" Target="media/image36.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2CDFC51A-3736-DE4A-8BDC-C0A463F8804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34</Pages>
  <Words>5273</Words>
  <Characters>30059</Characters>
  <Application>Microsoft Macintosh Word</Application>
  <DocSecurity>0</DocSecurity>
  <Lines>250</Lines>
  <Paragraphs>70</Paragraphs>
  <ScaleCrop>false</ScaleCrop>
  <HeadingPairs>
    <vt:vector size="2" baseType="variant">
      <vt:variant>
        <vt:lpstr>Title</vt:lpstr>
      </vt:variant>
      <vt:variant>
        <vt:i4>1</vt:i4>
      </vt:variant>
    </vt:vector>
  </HeadingPairs>
  <TitlesOfParts>
    <vt:vector size="1" baseType="lpstr">
      <vt:lpstr/>
    </vt:vector>
  </TitlesOfParts>
  <Company>Vinasource</Company>
  <LinksUpToDate>false</LinksUpToDate>
  <CharactersWithSpaces>35262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David Hajdu</dc:creator>
  <cp:lastModifiedBy>David Hajdu</cp:lastModifiedBy>
  <cp:revision>3</cp:revision>
  <dcterms:created xsi:type="dcterms:W3CDTF">2013-01-17T09:52:00Z</dcterms:created>
  <dcterms:modified xsi:type="dcterms:W3CDTF">2013-01-17T09:53:00Z</dcterms:modified>
</cp:coreProperties>
</file>